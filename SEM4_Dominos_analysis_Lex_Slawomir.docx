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sdt>
      <w:sdtPr>
        <w:id w:val="-1021473895"/>
        <w:docPartObj>
          <w:docPartGallery w:val="Cover Pages"/>
          <w:docPartUnique/>
        </w:docPartObj>
      </w:sdtPr>
      <w:sdtEndPr/>
      <w:sdtContent>
        <w:p w14:paraId="760966C9" w14:textId="28754882" w:rsidR="00CA6281" w:rsidRDefault="002D0B9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F2D2B31" wp14:editId="25F57770">
                    <wp:simplePos x="0" y="0"/>
                    <wp:positionH relativeFrom="column">
                      <wp:posOffset>-370449</wp:posOffset>
                    </wp:positionH>
                    <wp:positionV relativeFrom="paragraph">
                      <wp:posOffset>-271536</wp:posOffset>
                    </wp:positionV>
                    <wp:extent cx="3216165" cy="271425"/>
                    <wp:effectExtent l="0" t="0" r="0" b="0"/>
                    <wp:wrapNone/>
                    <wp:docPr id="11" name="Text Box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216165" cy="271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599B537" w14:textId="509A6A06" w:rsidR="003B3BF0" w:rsidRPr="003B3BF0" w:rsidRDefault="00F52396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</w:t>
                                </w:r>
                                <w:r w:rsidR="003B3BF0" w:rsidRPr="003B3BF0">
                                  <w:rPr>
                                    <w:color w:val="FFFFFF" w:themeColor="background1"/>
                                  </w:rPr>
                                  <w:t xml:space="preserve">Docent Jeroen de </w:t>
                                </w:r>
                                <w:proofErr w:type="spellStart"/>
                                <w:r w:rsidR="003B3BF0" w:rsidRPr="003B3BF0">
                                  <w:rPr>
                                    <w:color w:val="FFFFFF" w:themeColor="background1"/>
                                  </w:rPr>
                                  <w:t>Kort</w:t>
                                </w:r>
                                <w:proofErr w:type="spellEnd"/>
                                <w:r w:rsidR="003B3BF0" w:rsidRPr="003B3BF0">
                                  <w:rPr>
                                    <w:color w:val="FFFFFF" w:themeColor="background1"/>
                                  </w:rPr>
                                  <w:t>, Semester 4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t>,</w:t>
                                </w:r>
                                <w:r w:rsidR="003B3BF0" w:rsidRPr="003B3BF0">
                                  <w:rPr>
                                    <w:color w:val="FFFFFF" w:themeColor="background1"/>
                                  </w:rPr>
                                  <w:t xml:space="preserve"> 2020/2021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2F2D2B3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" o:spid="_x0000_s1026" type="#_x0000_t202" style="position:absolute;margin-left:-29.15pt;margin-top:-21.4pt;width:253.25pt;height:21.3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" filled="f" stroked="f" strokeweight=".5pt">
                    <v:textbox>
                      <w:txbxContent>
                        <w:p w14:paraId="7599B537" w14:textId="509A6A06" w:rsidR="003B3BF0" w:rsidRPr="003B3BF0" w:rsidRDefault="00F52396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 xml:space="preserve">  </w:t>
                          </w:r>
                          <w:r w:rsidR="003B3BF0" w:rsidRPr="003B3BF0">
                            <w:rPr>
                              <w:color w:val="FFFFFF" w:themeColor="background1"/>
                            </w:rPr>
                            <w:t xml:space="preserve">Docent Jeroen de </w:t>
                          </w:r>
                          <w:proofErr w:type="spellStart"/>
                          <w:r w:rsidR="003B3BF0" w:rsidRPr="003B3BF0">
                            <w:rPr>
                              <w:color w:val="FFFFFF" w:themeColor="background1"/>
                            </w:rPr>
                            <w:t>Kort</w:t>
                          </w:r>
                          <w:proofErr w:type="spellEnd"/>
                          <w:r w:rsidR="003B3BF0" w:rsidRPr="003B3BF0">
                            <w:rPr>
                              <w:color w:val="FFFFFF" w:themeColor="background1"/>
                            </w:rPr>
                            <w:t>, Semester 4</w:t>
                          </w:r>
                          <w:r>
                            <w:rPr>
                              <w:color w:val="FFFFFF" w:themeColor="background1"/>
                            </w:rPr>
                            <w:t>,</w:t>
                          </w:r>
                          <w:r w:rsidR="003B3BF0" w:rsidRPr="003B3BF0">
                            <w:rPr>
                              <w:color w:val="FFFFFF" w:themeColor="background1"/>
                            </w:rPr>
                            <w:t xml:space="preserve"> 2020/2021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3" behindDoc="1" locked="0" layoutInCell="1" allowOverlap="1" wp14:anchorId="61B9110C" wp14:editId="4121CD31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7776112" cy="10034954"/>
                    <wp:effectExtent l="0" t="0" r="0" b="4445"/>
                    <wp:wrapNone/>
                    <wp:docPr id="48" name="Group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776112" cy="10034954"/>
                              <a:chOff x="0" y="0"/>
                              <a:chExt cx="6873616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94B6247" w14:textId="77777777" w:rsidR="002D0B95" w:rsidRDefault="002D0B95">
                                    <w:pPr>
                                      <w:pStyle w:val="NoSpacing"/>
                                      <w:rPr>
                                        <w:color w:val="D9D9D9" w:themeColor="background1" w:themeShade="D9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68AF967A" w14:textId="48C99AFB" w:rsidR="00CA6281" w:rsidRPr="00861B2F" w:rsidRDefault="003B3BF0">
                                    <w:pPr>
                                      <w:pStyle w:val="NoSpacing"/>
                                      <w:rPr>
                                        <w:color w:val="D9D9D9" w:themeColor="background1" w:themeShade="D9"/>
                                        <w:sz w:val="48"/>
                                        <w:szCs w:val="48"/>
                                      </w:rPr>
                                    </w:pPr>
                                    <w:r w:rsidRPr="00861B2F">
                                      <w:rPr>
                                        <w:noProof/>
                                        <w:color w:val="D9D9D9" w:themeColor="background1" w:themeShade="D9"/>
                                      </w:rPr>
                                      <w:drawing>
                                        <wp:inline distT="0" distB="0" distL="0" distR="0" wp14:anchorId="0A5785B2" wp14:editId="0F0CF653">
                                          <wp:extent cx="1220962" cy="610677"/>
                                          <wp:effectExtent l="0" t="0" r="0" b="0"/>
                                          <wp:docPr id="13" name="Picture 13" descr="A close up of a logo&#10;&#10;Description automatically generated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2" name="Picture 12" descr="A close up of a logo&#10;&#10;Description automatically generated"/>
                                                  <pic:cNvPicPr/>
                                                </pic:nvPicPr>
                                                <pic:blipFill rotWithShape="1">
                                                  <a:blip r:embed="rId8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 l="12525" t="14215" r="12610" b="14390"/>
                                                  <a:stretch/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1247561" cy="623981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53640926-AAD7-44D8-BBD7-CCE9431645EC}">
                                                      <a14:shadowObscured xmlns:a14="http://schemas.microsoft.com/office/drawing/2010/main"/>
                                                    </a:ext>
                                                  </a:extLst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30221" y="7150346"/>
                                <a:ext cx="6843395" cy="14555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2F2BA7" w14:textId="77777777" w:rsidR="002D0B95" w:rsidRPr="002D0B95" w:rsidRDefault="002D0B95" w:rsidP="002D0B95">
                                  <w:pPr>
                                    <w:tabs>
                                      <w:tab w:val="left" w:pos="1822"/>
                                    </w:tabs>
                                    <w:rPr>
                                      <w:ins w:id="0" w:author="Twardowski,Slawomir S.A." w:date="2020-10-31T20:03:00Z"/>
                                      <w:rFonts w:asciiTheme="majorHAnsi" w:hAnsiTheme="majorHAnsi" w:cstheme="majorHAnsi"/>
                                      <w:b/>
                                      <w:bCs/>
                                      <w:color w:val="F2F2F2" w:themeColor="background1" w:themeShade="F2"/>
                                      <w:sz w:val="72"/>
                                      <w:szCs w:val="72"/>
                                    </w:rPr>
                                  </w:pPr>
                                  <w:r w:rsidRPr="002D0B95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color w:val="F2F2F2" w:themeColor="background1" w:themeShade="F2"/>
                                      <w:sz w:val="72"/>
                                      <w:szCs w:val="72"/>
                                    </w:rPr>
                                    <w:t>Mario Pizzeria Casus Analysis</w:t>
                                  </w:r>
                                </w:p>
                                <w:p w14:paraId="2A0A5F33" w14:textId="513D0E4B" w:rsidR="009B6C4E" w:rsidRPr="00861B2F" w:rsidRDefault="002D0B95" w:rsidP="009B6C4E">
                                  <w:pPr>
                                    <w:pStyle w:val="NoSpacing"/>
                                    <w:spacing w:before="120"/>
                                    <w:rPr>
                                      <w:color w:val="D9D9D9" w:themeColor="background1" w:themeShade="D9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D9D9D9" w:themeColor="background1" w:themeShade="D9"/>
                                      <w:sz w:val="36"/>
                                      <w:szCs w:val="36"/>
                                    </w:rPr>
                                    <w:t>b</w:t>
                                  </w:r>
                                  <w:r w:rsidR="009B6C4E" w:rsidRPr="00861B2F">
                                    <w:rPr>
                                      <w:color w:val="D9D9D9" w:themeColor="background1" w:themeShade="D9"/>
                                      <w:sz w:val="36"/>
                                      <w:szCs w:val="36"/>
                                    </w:rPr>
                                    <w:t>y Lex van Dalen and Slawomir Twardowski</w:t>
                                  </w:r>
                                </w:p>
                                <w:p w14:paraId="743720B2" w14:textId="77777777" w:rsidR="009B6C4E" w:rsidRPr="00861B2F" w:rsidRDefault="009B6C4E">
                                  <w:pPr>
                                    <w:pStyle w:val="NoSpacing"/>
                                    <w:rPr>
                                      <w:rFonts w:eastAsiaTheme="majorEastAsia" w:cstheme="majorBidi"/>
                                      <w:caps/>
                                      <w:color w:val="D9D9D9" w:themeColor="background1" w:themeShade="D9"/>
                                      <w:sz w:val="60"/>
                                      <w:szCs w:val="6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1B9110C" id="Group 48" o:spid="_x0000_s1027" style="position:absolute;margin-left:0;margin-top:0;width:612.3pt;height:790.15pt;z-index:-251655167;mso-position-horizontal:left;mso-position-horizontal-relative:page;mso-position-vertical:top;mso-position-vertical-relative:page" coordsize="6873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">
                    <v:group id="Group 49" o:spid="_x0000_s1028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9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794B6247" w14:textId="77777777" w:rsidR="002D0B95" w:rsidRDefault="002D0B95">
                              <w:pPr>
                                <w:pStyle w:val="NoSpacing"/>
                                <w:rPr>
                                  <w:color w:val="D9D9D9" w:themeColor="background1" w:themeShade="D9"/>
                                  <w:sz w:val="48"/>
                                  <w:szCs w:val="48"/>
                                </w:rPr>
                              </w:pPr>
                            </w:p>
                            <w:p w14:paraId="68AF967A" w14:textId="48C99AFB" w:rsidR="00CA6281" w:rsidRPr="00861B2F" w:rsidRDefault="003B3BF0">
                              <w:pPr>
                                <w:pStyle w:val="NoSpacing"/>
                                <w:rPr>
                                  <w:color w:val="D9D9D9" w:themeColor="background1" w:themeShade="D9"/>
                                  <w:sz w:val="48"/>
                                  <w:szCs w:val="48"/>
                                </w:rPr>
                              </w:pPr>
                              <w:r w:rsidRPr="00861B2F">
                                <w:rPr>
                                  <w:noProof/>
                                  <w:color w:val="D9D9D9" w:themeColor="background1" w:themeShade="D9"/>
                                </w:rPr>
                                <w:drawing>
                                  <wp:inline distT="0" distB="0" distL="0" distR="0" wp14:anchorId="0A5785B2" wp14:editId="0F0CF653">
                                    <wp:extent cx="1220962" cy="610677"/>
                                    <wp:effectExtent l="0" t="0" r="0" b="0"/>
                                    <wp:docPr id="13" name="Picture 13" descr="A close up of a logo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2" name="Picture 12" descr="A close up of a logo&#10;&#10;Description automatically generated"/>
                                            <pic:cNvPicPr/>
                                          </pic:nvPicPr>
                                          <pic:blipFill rotWithShape="1"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l="12525" t="14215" r="12610" b="14390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247561" cy="62398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group id="_x0000_s1030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1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2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3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4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5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 id="Text Box 61" o:spid="_x0000_s1036" type="#_x0000_t202" style="position:absolute;left:302;top:71503;width:68434;height:1455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p w14:paraId="6B2F2BA7" w14:textId="77777777" w:rsidR="002D0B95" w:rsidRPr="002D0B95" w:rsidRDefault="002D0B95" w:rsidP="002D0B95">
                            <w:pPr>
                              <w:tabs>
                                <w:tab w:val="left" w:pos="1822"/>
                              </w:tabs>
                              <w:rPr>
                                <w:ins w:id="1" w:author="Twardowski,Slawomir S.A." w:date="2020-10-31T20:03:00Z"/>
                                <w:rFonts w:asciiTheme="majorHAnsi" w:hAnsiTheme="majorHAnsi" w:cstheme="majorHAnsi"/>
                                <w:b/>
                                <w:bCs/>
                                <w:color w:val="F2F2F2" w:themeColor="background1" w:themeShade="F2"/>
                                <w:sz w:val="72"/>
                                <w:szCs w:val="72"/>
                              </w:rPr>
                            </w:pPr>
                            <w:r w:rsidRPr="002D0B95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F2F2F2" w:themeColor="background1" w:themeShade="F2"/>
                                <w:sz w:val="72"/>
                                <w:szCs w:val="72"/>
                              </w:rPr>
                              <w:t>Mario Pizzeria Casus Analysis</w:t>
                            </w:r>
                          </w:p>
                          <w:p w14:paraId="2A0A5F33" w14:textId="513D0E4B" w:rsidR="009B6C4E" w:rsidRPr="00861B2F" w:rsidRDefault="002D0B95" w:rsidP="009B6C4E">
                            <w:pPr>
                              <w:pStyle w:val="NoSpacing"/>
                              <w:spacing w:before="120"/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b</w:t>
                            </w:r>
                            <w:r w:rsidR="009B6C4E" w:rsidRPr="00861B2F"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y Lex van Dalen and Slawomir Twardowski</w:t>
                            </w:r>
                          </w:p>
                          <w:p w14:paraId="743720B2" w14:textId="77777777" w:rsidR="009B6C4E" w:rsidRPr="00861B2F" w:rsidRDefault="009B6C4E">
                            <w:pPr>
                              <w:pStyle w:val="NoSpacing"/>
                              <w:rPr>
                                <w:rFonts w:eastAsiaTheme="majorEastAsia" w:cstheme="majorBidi"/>
                                <w:caps/>
                                <w:color w:val="D9D9D9" w:themeColor="background1" w:themeShade="D9"/>
                                <w:sz w:val="60"/>
                                <w:szCs w:val="60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BF701E5" w14:textId="45AA11AF" w:rsidR="004F1C26" w:rsidRDefault="00CA6281" w:rsidP="00AA14E0">
          <w:pPr>
            <w:rPr>
              <w:ins w:id="2" w:author="Twardowski,Slawomir S.A." w:date="2020-10-31T20:03:00Z"/>
            </w:rPr>
          </w:pPr>
          <w:del w:id="3" w:author="Twardowski,Slawomir S.A." w:date="2020-10-31T20:01:00Z">
            <w:r w:rsidDel="00FB2049">
              <w:br w:type="page"/>
            </w:r>
          </w:del>
        </w:p>
        <w:p w14:paraId="71F93F42" w14:textId="77777777" w:rsidR="004F1C26" w:rsidRDefault="004F1C26" w:rsidP="00AA14E0">
          <w:pPr>
            <w:rPr>
              <w:ins w:id="4" w:author="Twardowski,Slawomir S.A." w:date="2020-10-31T20:03:00Z"/>
            </w:rPr>
          </w:pPr>
        </w:p>
        <w:p w14:paraId="597AA125" w14:textId="77777777" w:rsidR="004F1C26" w:rsidRDefault="004F1C26" w:rsidP="00AA14E0">
          <w:pPr>
            <w:rPr>
              <w:ins w:id="5" w:author="Twardowski,Slawomir S.A." w:date="2020-10-31T20:03:00Z"/>
            </w:rPr>
          </w:pPr>
        </w:p>
        <w:p w14:paraId="1514EAE5" w14:textId="77777777" w:rsidR="004F1C26" w:rsidRDefault="004F1C26" w:rsidP="00AA14E0">
          <w:pPr>
            <w:rPr>
              <w:ins w:id="6" w:author="Twardowski,Slawomir S.A." w:date="2020-10-31T20:03:00Z"/>
            </w:rPr>
          </w:pPr>
        </w:p>
        <w:p w14:paraId="0ACF967C" w14:textId="77777777" w:rsidR="004F1C26" w:rsidRDefault="004F1C26" w:rsidP="00AA14E0">
          <w:pPr>
            <w:rPr>
              <w:ins w:id="7" w:author="Twardowski,Slawomir S.A." w:date="2020-10-31T20:03:00Z"/>
            </w:rPr>
          </w:pPr>
        </w:p>
        <w:p w14:paraId="445E838A" w14:textId="77777777" w:rsidR="004F1C26" w:rsidRDefault="004F1C26" w:rsidP="00AA14E0">
          <w:pPr>
            <w:rPr>
              <w:ins w:id="8" w:author="Twardowski,Slawomir S.A." w:date="2020-10-31T20:03:00Z"/>
            </w:rPr>
          </w:pPr>
        </w:p>
        <w:p w14:paraId="22788694" w14:textId="77777777" w:rsidR="004F1C26" w:rsidRDefault="004F1C26" w:rsidP="00AA14E0">
          <w:pPr>
            <w:rPr>
              <w:ins w:id="9" w:author="Twardowski,Slawomir S.A." w:date="2020-10-31T20:03:00Z"/>
            </w:rPr>
          </w:pPr>
        </w:p>
        <w:p w14:paraId="2DC1E0A4" w14:textId="77777777" w:rsidR="004F1C26" w:rsidRDefault="004F1C26" w:rsidP="00AA14E0">
          <w:pPr>
            <w:rPr>
              <w:ins w:id="10" w:author="Twardowski,Slawomir S.A." w:date="2020-10-31T20:03:00Z"/>
            </w:rPr>
          </w:pPr>
        </w:p>
        <w:p w14:paraId="318E40CF" w14:textId="77777777" w:rsidR="004F1C26" w:rsidRDefault="004F1C26" w:rsidP="00AA14E0">
          <w:pPr>
            <w:rPr>
              <w:ins w:id="11" w:author="Twardowski,Slawomir S.A." w:date="2020-10-31T20:03:00Z"/>
            </w:rPr>
          </w:pPr>
        </w:p>
        <w:p w14:paraId="28A746BA" w14:textId="77777777" w:rsidR="004F1C26" w:rsidRDefault="004F1C26" w:rsidP="00AA14E0">
          <w:pPr>
            <w:rPr>
              <w:ins w:id="12" w:author="Twardowski,Slawomir S.A." w:date="2020-10-31T20:03:00Z"/>
            </w:rPr>
          </w:pPr>
        </w:p>
        <w:p w14:paraId="25A7383F" w14:textId="77777777" w:rsidR="004F1C26" w:rsidRDefault="004F1C26" w:rsidP="00AA14E0">
          <w:pPr>
            <w:rPr>
              <w:ins w:id="13" w:author="Twardowski,Slawomir S.A." w:date="2020-10-31T20:03:00Z"/>
            </w:rPr>
          </w:pPr>
        </w:p>
        <w:p w14:paraId="08A7E762" w14:textId="77777777" w:rsidR="004F1C26" w:rsidRDefault="004F1C26" w:rsidP="00AA14E0">
          <w:pPr>
            <w:rPr>
              <w:ins w:id="14" w:author="Twardowski,Slawomir S.A." w:date="2020-10-31T20:03:00Z"/>
            </w:rPr>
          </w:pPr>
        </w:p>
        <w:p w14:paraId="1EBB0AF3" w14:textId="77777777" w:rsidR="004F1C26" w:rsidRDefault="004F1C26" w:rsidP="00AA14E0">
          <w:pPr>
            <w:rPr>
              <w:ins w:id="15" w:author="Twardowski,Slawomir S.A." w:date="2020-10-31T20:03:00Z"/>
            </w:rPr>
          </w:pPr>
        </w:p>
        <w:p w14:paraId="7560ABB4" w14:textId="77777777" w:rsidR="004F1C26" w:rsidRDefault="004F1C26" w:rsidP="00AA14E0">
          <w:pPr>
            <w:rPr>
              <w:ins w:id="16" w:author="Twardowski,Slawomir S.A." w:date="2020-10-31T20:03:00Z"/>
            </w:rPr>
          </w:pPr>
        </w:p>
        <w:p w14:paraId="00C4D36D" w14:textId="77777777" w:rsidR="004F1C26" w:rsidRDefault="004F1C26" w:rsidP="00AA14E0">
          <w:pPr>
            <w:rPr>
              <w:ins w:id="17" w:author="Twardowski,Slawomir S.A." w:date="2020-10-31T20:03:00Z"/>
            </w:rPr>
          </w:pPr>
        </w:p>
        <w:p w14:paraId="195CD06F" w14:textId="77777777" w:rsidR="004F1C26" w:rsidRDefault="004F1C26" w:rsidP="00AA14E0">
          <w:pPr>
            <w:rPr>
              <w:ins w:id="18" w:author="Twardowski,Slawomir S.A." w:date="2020-10-31T20:03:00Z"/>
            </w:rPr>
          </w:pPr>
        </w:p>
        <w:p w14:paraId="716BCDD9" w14:textId="77777777" w:rsidR="004F1C26" w:rsidRDefault="004F1C26" w:rsidP="00AA14E0">
          <w:pPr>
            <w:rPr>
              <w:ins w:id="19" w:author="Twardowski,Slawomir S.A." w:date="2020-10-31T20:03:00Z"/>
            </w:rPr>
          </w:pPr>
        </w:p>
        <w:p w14:paraId="5439D691" w14:textId="77777777" w:rsidR="004F1C26" w:rsidRDefault="004F1C26" w:rsidP="00AA14E0">
          <w:pPr>
            <w:rPr>
              <w:ins w:id="20" w:author="Twardowski,Slawomir S.A." w:date="2020-10-31T20:03:00Z"/>
            </w:rPr>
          </w:pPr>
        </w:p>
        <w:p w14:paraId="198AA70C" w14:textId="77777777" w:rsidR="004F1C26" w:rsidRDefault="004F1C26" w:rsidP="00AA14E0">
          <w:pPr>
            <w:rPr>
              <w:ins w:id="21" w:author="Twardowski,Slawomir S.A." w:date="2020-10-31T20:03:00Z"/>
            </w:rPr>
          </w:pPr>
        </w:p>
        <w:p w14:paraId="1BE034FE" w14:textId="77777777" w:rsidR="004F1C26" w:rsidRDefault="004F1C26" w:rsidP="00AA14E0">
          <w:pPr>
            <w:rPr>
              <w:ins w:id="22" w:author="Twardowski,Slawomir S.A." w:date="2020-10-31T20:03:00Z"/>
            </w:rPr>
          </w:pPr>
        </w:p>
        <w:p w14:paraId="3CF8EB67" w14:textId="77777777" w:rsidR="004F1C26" w:rsidRDefault="004F1C26" w:rsidP="00AA14E0">
          <w:pPr>
            <w:rPr>
              <w:ins w:id="23" w:author="Twardowski,Slawomir S.A." w:date="2020-10-31T20:03:00Z"/>
            </w:rPr>
          </w:pPr>
        </w:p>
        <w:p w14:paraId="205F4672" w14:textId="77777777" w:rsidR="004F1C26" w:rsidRDefault="004F1C26" w:rsidP="00AA14E0">
          <w:pPr>
            <w:rPr>
              <w:ins w:id="24" w:author="Twardowski,Slawomir S.A." w:date="2020-10-31T20:03:00Z"/>
            </w:rPr>
          </w:pPr>
        </w:p>
        <w:p w14:paraId="3D6CA2DB" w14:textId="77777777" w:rsidR="004F1C26" w:rsidRDefault="004F1C26" w:rsidP="00AA14E0">
          <w:pPr>
            <w:rPr>
              <w:ins w:id="25" w:author="Twardowski,Slawomir S.A." w:date="2020-10-31T20:03:00Z"/>
            </w:rPr>
          </w:pPr>
        </w:p>
        <w:p w14:paraId="0EEEC0BD" w14:textId="77777777" w:rsidR="004F1C26" w:rsidRDefault="004F1C26" w:rsidP="00AA14E0">
          <w:pPr>
            <w:rPr>
              <w:ins w:id="26" w:author="Twardowski,Slawomir S.A." w:date="2020-10-31T20:03:00Z"/>
            </w:rPr>
          </w:pPr>
        </w:p>
        <w:p w14:paraId="4C4027D4" w14:textId="77777777" w:rsidR="004F1C26" w:rsidRDefault="004F1C26" w:rsidP="00AA14E0">
          <w:pPr>
            <w:rPr>
              <w:ins w:id="27" w:author="Twardowski,Slawomir S.A." w:date="2020-10-31T20:03:00Z"/>
            </w:rPr>
          </w:pPr>
        </w:p>
        <w:p w14:paraId="12229328" w14:textId="7864C0AA" w:rsidR="1ED2F314" w:rsidRPr="00CA6281" w:rsidDel="00C42EEE" w:rsidRDefault="00C116A8" w:rsidP="00CC7AFC">
          <w:pPr>
            <w:rPr>
              <w:del w:id="28" w:author="Twardowski,Slawomir S.A." w:date="2020-10-31T20:02:00Z"/>
            </w:rPr>
          </w:pPr>
        </w:p>
      </w:sdtContent>
    </w:sdt>
    <w:p w14:paraId="446FC9F6" w14:textId="72805EDF" w:rsidR="1ED2F314" w:rsidDel="00AA14E0" w:rsidRDefault="1ED2F314" w:rsidP="00CC7AFC">
      <w:pPr>
        <w:rPr>
          <w:del w:id="29" w:author="Twardowski,Slawomir S.A." w:date="2020-10-31T20:03:00Z"/>
          <w:sz w:val="28"/>
          <w:szCs w:val="28"/>
        </w:rPr>
      </w:pPr>
    </w:p>
    <w:sdt>
      <w:sdtPr>
        <w:rPr>
          <w:b/>
          <w:bCs/>
          <w:color w:val="000000" w:themeColor="text1"/>
        </w:rPr>
        <w:id w:val="1602991724"/>
        <w:docPartObj>
          <w:docPartGallery w:val="Table of Contents"/>
          <w:docPartUnique/>
        </w:docPartObj>
      </w:sdtPr>
      <w:sdtEndPr>
        <w:rPr>
          <w:b w:val="0"/>
          <w:bCs w:val="0"/>
          <w:noProof/>
          <w:color w:val="auto"/>
        </w:rPr>
      </w:sdtEndPr>
      <w:sdtContent>
        <w:p w14:paraId="0EA3C8FC" w14:textId="77777777" w:rsidR="002D0B95" w:rsidRDefault="002D0B95" w:rsidP="00AA14E0">
          <w:pPr>
            <w:rPr>
              <w:b/>
              <w:bCs/>
              <w:color w:val="000000" w:themeColor="text1"/>
            </w:rPr>
          </w:pPr>
        </w:p>
        <w:p w14:paraId="19C8EC50" w14:textId="77777777" w:rsidR="002D0B95" w:rsidRDefault="002D0B95" w:rsidP="002D0B95">
          <w:pPr>
            <w:rPr>
              <w:b/>
              <w:bCs/>
              <w:color w:val="000000" w:themeColor="text1"/>
            </w:rPr>
          </w:pPr>
        </w:p>
        <w:p w14:paraId="49083B58" w14:textId="77777777" w:rsidR="002D0B95" w:rsidRDefault="002D0B95" w:rsidP="002D0B95">
          <w:pPr>
            <w:rPr>
              <w:b/>
              <w:bCs/>
              <w:color w:val="000000" w:themeColor="text1"/>
            </w:rPr>
          </w:pPr>
        </w:p>
        <w:p w14:paraId="79CFEE85" w14:textId="4C1E7F58" w:rsidR="00633859" w:rsidRPr="002D0B95" w:rsidRDefault="00633859" w:rsidP="002D0B95">
          <w:pPr>
            <w:rPr>
              <w:b/>
              <w:bCs/>
              <w:color w:val="000000" w:themeColor="text1"/>
              <w:sz w:val="28"/>
              <w:szCs w:val="28"/>
            </w:rPr>
          </w:pPr>
          <w:r w:rsidRPr="002D0B95">
            <w:rPr>
              <w:b/>
              <w:bCs/>
              <w:color w:val="000000" w:themeColor="text1"/>
              <w:sz w:val="28"/>
              <w:szCs w:val="28"/>
            </w:rPr>
            <w:lastRenderedPageBreak/>
            <w:t>Table of Contents</w:t>
          </w:r>
        </w:p>
        <w:p w14:paraId="3089D220" w14:textId="04D5B527" w:rsidR="00126B03" w:rsidRPr="002D0B95" w:rsidRDefault="00633859">
          <w:pPr>
            <w:pStyle w:val="TOC1"/>
            <w:tabs>
              <w:tab w:val="right" w:leader="dot" w:pos="9350"/>
            </w:tabs>
            <w:rPr>
              <w:ins w:id="30" w:author="Twardowski,Slawomir S.A." w:date="2020-10-31T20:17:00Z"/>
              <w:rFonts w:eastAsiaTheme="minorEastAsia" w:cstheme="minorBidi"/>
              <w:b w:val="0"/>
              <w:bCs w:val="0"/>
              <w:caps w:val="0"/>
              <w:noProof/>
              <w:u w:val="none"/>
              <w:lang w:val="nl-NL" w:eastAsia="nl-NL"/>
            </w:rPr>
          </w:pPr>
          <w:r w:rsidRPr="002D0B95">
            <w:rPr>
              <w:b w:val="0"/>
              <w:bCs w:val="0"/>
            </w:rPr>
            <w:fldChar w:fldCharType="begin"/>
          </w:r>
          <w:r w:rsidRPr="002D0B95">
            <w:rPr>
              <w:b w:val="0"/>
              <w:bCs w:val="0"/>
            </w:rPr>
            <w:instrText xml:space="preserve"> TOC \o "1-3" \h \z \u </w:instrText>
          </w:r>
          <w:r w:rsidRPr="002D0B95">
            <w:rPr>
              <w:b w:val="0"/>
              <w:bCs w:val="0"/>
            </w:rPr>
            <w:fldChar w:fldCharType="separate"/>
          </w:r>
          <w:ins w:id="31" w:author="Twardowski,Slawomir S.A." w:date="2020-10-31T20:17:00Z">
            <w:r w:rsidR="00126B03" w:rsidRPr="002D0B95">
              <w:rPr>
                <w:rStyle w:val="Hyperlink"/>
                <w:b w:val="0"/>
                <w:bCs w:val="0"/>
                <w:noProof/>
              </w:rPr>
              <w:fldChar w:fldCharType="begin"/>
            </w:r>
            <w:r w:rsidR="00126B03" w:rsidRPr="002D0B95">
              <w:rPr>
                <w:rStyle w:val="Hyperlink"/>
                <w:b w:val="0"/>
                <w:bCs w:val="0"/>
                <w:noProof/>
              </w:rPr>
              <w:instrText xml:space="preserve"> </w:instrText>
            </w:r>
            <w:r w:rsidR="00126B03" w:rsidRPr="002D0B95">
              <w:rPr>
                <w:b w:val="0"/>
                <w:bCs w:val="0"/>
                <w:noProof/>
              </w:rPr>
              <w:instrText>HYPERLINK \l "_Toc55067864"</w:instrText>
            </w:r>
            <w:r w:rsidR="00126B03" w:rsidRPr="002D0B95">
              <w:rPr>
                <w:rStyle w:val="Hyperlink"/>
                <w:b w:val="0"/>
                <w:bCs w:val="0"/>
                <w:noProof/>
              </w:rPr>
              <w:instrText xml:space="preserve"> </w:instrText>
            </w:r>
            <w:r w:rsidR="00126B03" w:rsidRPr="002D0B95">
              <w:rPr>
                <w:rStyle w:val="Hyperlink"/>
                <w:b w:val="0"/>
                <w:bCs w:val="0"/>
                <w:noProof/>
              </w:rPr>
              <w:fldChar w:fldCharType="separate"/>
            </w:r>
            <w:r w:rsidR="00126B03" w:rsidRPr="002D0B95">
              <w:rPr>
                <w:rStyle w:val="Hyperlink"/>
                <w:b w:val="0"/>
                <w:bCs w:val="0"/>
                <w:noProof/>
              </w:rPr>
              <w:t>Introduction</w:t>
            </w:r>
            <w:r w:rsidR="00126B03" w:rsidRPr="002D0B95">
              <w:rPr>
                <w:b w:val="0"/>
                <w:bCs w:val="0"/>
                <w:noProof/>
                <w:webHidden/>
              </w:rPr>
              <w:tab/>
            </w:r>
            <w:r w:rsidR="00126B03" w:rsidRPr="002D0B95">
              <w:rPr>
                <w:b w:val="0"/>
                <w:bCs w:val="0"/>
                <w:noProof/>
                <w:webHidden/>
              </w:rPr>
              <w:fldChar w:fldCharType="begin"/>
            </w:r>
            <w:r w:rsidR="00126B03" w:rsidRPr="002D0B95">
              <w:rPr>
                <w:b w:val="0"/>
                <w:bCs w:val="0"/>
                <w:noProof/>
                <w:webHidden/>
              </w:rPr>
              <w:instrText xml:space="preserve"> PAGEREF _Toc55067864 \h </w:instrText>
            </w:r>
          </w:ins>
          <w:r w:rsidR="00126B03" w:rsidRPr="002D0B95">
            <w:rPr>
              <w:b w:val="0"/>
              <w:bCs w:val="0"/>
              <w:noProof/>
              <w:webHidden/>
            </w:rPr>
          </w:r>
          <w:r w:rsidR="00126B03" w:rsidRPr="002D0B95">
            <w:rPr>
              <w:b w:val="0"/>
              <w:bCs w:val="0"/>
              <w:noProof/>
              <w:webHidden/>
            </w:rPr>
            <w:fldChar w:fldCharType="separate"/>
          </w:r>
          <w:r w:rsidR="00206D4B">
            <w:rPr>
              <w:b w:val="0"/>
              <w:bCs w:val="0"/>
              <w:noProof/>
              <w:webHidden/>
            </w:rPr>
            <w:t>3</w:t>
          </w:r>
          <w:ins w:id="32" w:author="Twardowski,Slawomir S.A." w:date="2020-10-31T20:17:00Z">
            <w:r w:rsidR="00126B03" w:rsidRPr="002D0B95">
              <w:rPr>
                <w:b w:val="0"/>
                <w:bCs w:val="0"/>
                <w:noProof/>
                <w:webHidden/>
              </w:rPr>
              <w:fldChar w:fldCharType="end"/>
            </w:r>
            <w:r w:rsidR="00126B03" w:rsidRPr="002D0B95">
              <w:rPr>
                <w:rStyle w:val="Hyperlink"/>
                <w:b w:val="0"/>
                <w:bCs w:val="0"/>
                <w:noProof/>
              </w:rPr>
              <w:fldChar w:fldCharType="end"/>
            </w:r>
          </w:ins>
        </w:p>
        <w:p w14:paraId="324EED4B" w14:textId="1DBDF894" w:rsidR="00126B03" w:rsidRPr="002D0B95" w:rsidRDefault="00126B03">
          <w:pPr>
            <w:pStyle w:val="TOC1"/>
            <w:tabs>
              <w:tab w:val="right" w:leader="dot" w:pos="9350"/>
            </w:tabs>
            <w:rPr>
              <w:ins w:id="33" w:author="Twardowski,Slawomir S.A." w:date="2020-10-31T20:17:00Z"/>
              <w:rFonts w:eastAsiaTheme="minorEastAsia" w:cstheme="minorBidi"/>
              <w:b w:val="0"/>
              <w:bCs w:val="0"/>
              <w:caps w:val="0"/>
              <w:noProof/>
              <w:u w:val="none"/>
              <w:lang w:val="nl-NL" w:eastAsia="nl-NL"/>
            </w:rPr>
          </w:pPr>
          <w:ins w:id="34" w:author="Twardowski,Slawomir S.A." w:date="2020-10-31T20:17:00Z">
            <w:r w:rsidRPr="002D0B95">
              <w:rPr>
                <w:rStyle w:val="Hyperlink"/>
                <w:b w:val="0"/>
                <w:bCs w:val="0"/>
                <w:noProof/>
              </w:rPr>
              <w:fldChar w:fldCharType="begin"/>
            </w:r>
            <w:r w:rsidRPr="002D0B95">
              <w:rPr>
                <w:rStyle w:val="Hyperlink"/>
                <w:b w:val="0"/>
                <w:bCs w:val="0"/>
                <w:noProof/>
              </w:rPr>
              <w:instrText xml:space="preserve"> </w:instrText>
            </w:r>
            <w:r w:rsidRPr="002D0B95">
              <w:rPr>
                <w:b w:val="0"/>
                <w:bCs w:val="0"/>
                <w:noProof/>
              </w:rPr>
              <w:instrText>HYPERLINK \l "_Toc55067865"</w:instrText>
            </w:r>
            <w:r w:rsidRPr="002D0B95">
              <w:rPr>
                <w:rStyle w:val="Hyperlink"/>
                <w:b w:val="0"/>
                <w:bCs w:val="0"/>
                <w:noProof/>
              </w:rPr>
              <w:instrText xml:space="preserve"> </w:instrText>
            </w:r>
            <w:r w:rsidRPr="002D0B95">
              <w:rPr>
                <w:rStyle w:val="Hyperlink"/>
                <w:b w:val="0"/>
                <w:bCs w:val="0"/>
                <w:noProof/>
              </w:rPr>
              <w:fldChar w:fldCharType="separate"/>
            </w:r>
            <w:r w:rsidRPr="002D0B95">
              <w:rPr>
                <w:rStyle w:val="Hyperlink"/>
                <w:b w:val="0"/>
                <w:bCs w:val="0"/>
                <w:noProof/>
              </w:rPr>
              <w:t>General requirements</w:t>
            </w:r>
            <w:r w:rsidRPr="002D0B95">
              <w:rPr>
                <w:b w:val="0"/>
                <w:bCs w:val="0"/>
                <w:noProof/>
                <w:webHidden/>
              </w:rPr>
              <w:tab/>
            </w:r>
            <w:r w:rsidRPr="002D0B95">
              <w:rPr>
                <w:b w:val="0"/>
                <w:bCs w:val="0"/>
                <w:noProof/>
                <w:webHidden/>
              </w:rPr>
              <w:fldChar w:fldCharType="begin"/>
            </w:r>
            <w:r w:rsidRPr="002D0B95">
              <w:rPr>
                <w:b w:val="0"/>
                <w:bCs w:val="0"/>
                <w:noProof/>
                <w:webHidden/>
              </w:rPr>
              <w:instrText xml:space="preserve"> PAGEREF _Toc55067865 \h </w:instrText>
            </w:r>
          </w:ins>
          <w:r w:rsidRPr="002D0B95">
            <w:rPr>
              <w:b w:val="0"/>
              <w:bCs w:val="0"/>
              <w:noProof/>
              <w:webHidden/>
            </w:rPr>
          </w:r>
          <w:r w:rsidRPr="002D0B95">
            <w:rPr>
              <w:b w:val="0"/>
              <w:bCs w:val="0"/>
              <w:noProof/>
              <w:webHidden/>
            </w:rPr>
            <w:fldChar w:fldCharType="separate"/>
          </w:r>
          <w:r w:rsidR="00206D4B">
            <w:rPr>
              <w:b w:val="0"/>
              <w:bCs w:val="0"/>
              <w:noProof/>
              <w:webHidden/>
            </w:rPr>
            <w:t>4</w:t>
          </w:r>
          <w:ins w:id="35" w:author="Twardowski,Slawomir S.A." w:date="2020-10-31T20:17:00Z">
            <w:r w:rsidRPr="002D0B95">
              <w:rPr>
                <w:b w:val="0"/>
                <w:bCs w:val="0"/>
                <w:noProof/>
                <w:webHidden/>
              </w:rPr>
              <w:fldChar w:fldCharType="end"/>
            </w:r>
            <w:r w:rsidRPr="002D0B95">
              <w:rPr>
                <w:rStyle w:val="Hyperlink"/>
                <w:b w:val="0"/>
                <w:bCs w:val="0"/>
                <w:noProof/>
              </w:rPr>
              <w:fldChar w:fldCharType="end"/>
            </w:r>
          </w:ins>
        </w:p>
        <w:p w14:paraId="18F21DA8" w14:textId="4B415953" w:rsidR="00126B03" w:rsidRPr="002D0B95" w:rsidRDefault="00126B03">
          <w:pPr>
            <w:pStyle w:val="TOC1"/>
            <w:tabs>
              <w:tab w:val="right" w:leader="dot" w:pos="9350"/>
            </w:tabs>
            <w:rPr>
              <w:ins w:id="36" w:author="Twardowski,Slawomir S.A." w:date="2020-10-31T20:17:00Z"/>
              <w:rFonts w:eastAsiaTheme="minorEastAsia" w:cstheme="minorBidi"/>
              <w:b w:val="0"/>
              <w:bCs w:val="0"/>
              <w:caps w:val="0"/>
              <w:noProof/>
              <w:u w:val="none"/>
              <w:lang w:val="nl-NL" w:eastAsia="nl-NL"/>
            </w:rPr>
          </w:pPr>
          <w:ins w:id="37" w:author="Twardowski,Slawomir S.A." w:date="2020-10-31T20:17:00Z">
            <w:r w:rsidRPr="002D0B95">
              <w:rPr>
                <w:rStyle w:val="Hyperlink"/>
                <w:b w:val="0"/>
                <w:bCs w:val="0"/>
                <w:noProof/>
              </w:rPr>
              <w:fldChar w:fldCharType="begin"/>
            </w:r>
            <w:r w:rsidRPr="002D0B95">
              <w:rPr>
                <w:rStyle w:val="Hyperlink"/>
                <w:b w:val="0"/>
                <w:bCs w:val="0"/>
                <w:noProof/>
              </w:rPr>
              <w:instrText xml:space="preserve"> </w:instrText>
            </w:r>
            <w:r w:rsidRPr="002D0B95">
              <w:rPr>
                <w:b w:val="0"/>
                <w:bCs w:val="0"/>
                <w:noProof/>
              </w:rPr>
              <w:instrText>HYPERLINK \l "_Toc55067866"</w:instrText>
            </w:r>
            <w:r w:rsidRPr="002D0B95">
              <w:rPr>
                <w:rStyle w:val="Hyperlink"/>
                <w:b w:val="0"/>
                <w:bCs w:val="0"/>
                <w:noProof/>
              </w:rPr>
              <w:instrText xml:space="preserve"> </w:instrText>
            </w:r>
            <w:r w:rsidRPr="002D0B95">
              <w:rPr>
                <w:rStyle w:val="Hyperlink"/>
                <w:b w:val="0"/>
                <w:bCs w:val="0"/>
                <w:noProof/>
              </w:rPr>
              <w:fldChar w:fldCharType="separate"/>
            </w:r>
            <w:r w:rsidRPr="002D0B95">
              <w:rPr>
                <w:rStyle w:val="Hyperlink"/>
                <w:b w:val="0"/>
                <w:bCs w:val="0"/>
                <w:noProof/>
              </w:rPr>
              <w:t>Mario Pizzerias data types</w:t>
            </w:r>
            <w:r w:rsidRPr="002D0B95">
              <w:rPr>
                <w:b w:val="0"/>
                <w:bCs w:val="0"/>
                <w:noProof/>
                <w:webHidden/>
              </w:rPr>
              <w:tab/>
            </w:r>
            <w:r w:rsidRPr="002D0B95">
              <w:rPr>
                <w:b w:val="0"/>
                <w:bCs w:val="0"/>
                <w:noProof/>
                <w:webHidden/>
              </w:rPr>
              <w:fldChar w:fldCharType="begin"/>
            </w:r>
            <w:r w:rsidRPr="002D0B95">
              <w:rPr>
                <w:b w:val="0"/>
                <w:bCs w:val="0"/>
                <w:noProof/>
                <w:webHidden/>
              </w:rPr>
              <w:instrText xml:space="preserve"> PAGEREF _Toc55067866 \h </w:instrText>
            </w:r>
          </w:ins>
          <w:r w:rsidRPr="002D0B95">
            <w:rPr>
              <w:b w:val="0"/>
              <w:bCs w:val="0"/>
              <w:noProof/>
              <w:webHidden/>
            </w:rPr>
          </w:r>
          <w:r w:rsidRPr="002D0B95">
            <w:rPr>
              <w:b w:val="0"/>
              <w:bCs w:val="0"/>
              <w:noProof/>
              <w:webHidden/>
            </w:rPr>
            <w:fldChar w:fldCharType="separate"/>
          </w:r>
          <w:r w:rsidR="00206D4B">
            <w:rPr>
              <w:b w:val="0"/>
              <w:bCs w:val="0"/>
              <w:noProof/>
              <w:webHidden/>
            </w:rPr>
            <w:t>10</w:t>
          </w:r>
          <w:ins w:id="38" w:author="Twardowski,Slawomir S.A." w:date="2020-10-31T20:17:00Z">
            <w:r w:rsidRPr="002D0B95">
              <w:rPr>
                <w:b w:val="0"/>
                <w:bCs w:val="0"/>
                <w:noProof/>
                <w:webHidden/>
              </w:rPr>
              <w:fldChar w:fldCharType="end"/>
            </w:r>
            <w:r w:rsidRPr="002D0B95">
              <w:rPr>
                <w:rStyle w:val="Hyperlink"/>
                <w:b w:val="0"/>
                <w:bCs w:val="0"/>
                <w:noProof/>
              </w:rPr>
              <w:fldChar w:fldCharType="end"/>
            </w:r>
          </w:ins>
        </w:p>
        <w:p w14:paraId="1B686D7B" w14:textId="7394E167" w:rsidR="00126B03" w:rsidRPr="002D0B95" w:rsidRDefault="00126B03">
          <w:pPr>
            <w:pStyle w:val="TOC2"/>
            <w:tabs>
              <w:tab w:val="right" w:leader="dot" w:pos="9350"/>
            </w:tabs>
            <w:rPr>
              <w:ins w:id="39" w:author="Twardowski,Slawomir S.A." w:date="2020-10-31T20:17:00Z"/>
              <w:rFonts w:eastAsiaTheme="minorEastAsia" w:cstheme="minorBidi"/>
              <w:b w:val="0"/>
              <w:bCs w:val="0"/>
              <w:smallCaps w:val="0"/>
              <w:noProof/>
              <w:lang w:val="nl-NL" w:eastAsia="nl-NL"/>
            </w:rPr>
          </w:pPr>
          <w:ins w:id="40" w:author="Twardowski,Slawomir S.A." w:date="2020-10-31T20:17:00Z">
            <w:r w:rsidRPr="002D0B95">
              <w:rPr>
                <w:rStyle w:val="Hyperlink"/>
                <w:b w:val="0"/>
                <w:bCs w:val="0"/>
                <w:noProof/>
              </w:rPr>
              <w:fldChar w:fldCharType="begin"/>
            </w:r>
            <w:r w:rsidRPr="002D0B95">
              <w:rPr>
                <w:rStyle w:val="Hyperlink"/>
                <w:b w:val="0"/>
                <w:bCs w:val="0"/>
                <w:noProof/>
              </w:rPr>
              <w:instrText xml:space="preserve"> </w:instrText>
            </w:r>
            <w:r w:rsidRPr="002D0B95">
              <w:rPr>
                <w:b w:val="0"/>
                <w:bCs w:val="0"/>
                <w:noProof/>
              </w:rPr>
              <w:instrText>HYPERLINK \l "_Toc55067867"</w:instrText>
            </w:r>
            <w:r w:rsidRPr="002D0B95">
              <w:rPr>
                <w:rStyle w:val="Hyperlink"/>
                <w:b w:val="0"/>
                <w:bCs w:val="0"/>
                <w:noProof/>
              </w:rPr>
              <w:instrText xml:space="preserve"> </w:instrText>
            </w:r>
            <w:r w:rsidRPr="002D0B95">
              <w:rPr>
                <w:rStyle w:val="Hyperlink"/>
                <w:b w:val="0"/>
                <w:bCs w:val="0"/>
                <w:noProof/>
              </w:rPr>
              <w:fldChar w:fldCharType="separate"/>
            </w:r>
            <w:r w:rsidRPr="002D0B95">
              <w:rPr>
                <w:rStyle w:val="Hyperlink"/>
                <w:b w:val="0"/>
                <w:bCs w:val="0"/>
                <w:noProof/>
              </w:rPr>
              <w:t>Extra ingredienten.csv</w:t>
            </w:r>
            <w:r w:rsidRPr="002D0B95">
              <w:rPr>
                <w:b w:val="0"/>
                <w:bCs w:val="0"/>
                <w:noProof/>
                <w:webHidden/>
              </w:rPr>
              <w:tab/>
            </w:r>
            <w:r w:rsidRPr="002D0B95">
              <w:rPr>
                <w:b w:val="0"/>
                <w:bCs w:val="0"/>
                <w:noProof/>
                <w:webHidden/>
              </w:rPr>
              <w:fldChar w:fldCharType="begin"/>
            </w:r>
            <w:r w:rsidRPr="002D0B95">
              <w:rPr>
                <w:b w:val="0"/>
                <w:bCs w:val="0"/>
                <w:noProof/>
                <w:webHidden/>
              </w:rPr>
              <w:instrText xml:space="preserve"> PAGEREF _Toc55067867 \h </w:instrText>
            </w:r>
          </w:ins>
          <w:r w:rsidRPr="002D0B95">
            <w:rPr>
              <w:b w:val="0"/>
              <w:bCs w:val="0"/>
              <w:noProof/>
              <w:webHidden/>
            </w:rPr>
          </w:r>
          <w:r w:rsidRPr="002D0B95">
            <w:rPr>
              <w:b w:val="0"/>
              <w:bCs w:val="0"/>
              <w:noProof/>
              <w:webHidden/>
            </w:rPr>
            <w:fldChar w:fldCharType="separate"/>
          </w:r>
          <w:r w:rsidR="00206D4B">
            <w:rPr>
              <w:b w:val="0"/>
              <w:bCs w:val="0"/>
              <w:noProof/>
              <w:webHidden/>
            </w:rPr>
            <w:t>11</w:t>
          </w:r>
          <w:ins w:id="41" w:author="Twardowski,Slawomir S.A." w:date="2020-10-31T20:17:00Z">
            <w:r w:rsidRPr="002D0B95">
              <w:rPr>
                <w:b w:val="0"/>
                <w:bCs w:val="0"/>
                <w:noProof/>
                <w:webHidden/>
              </w:rPr>
              <w:fldChar w:fldCharType="end"/>
            </w:r>
            <w:r w:rsidRPr="002D0B95">
              <w:rPr>
                <w:rStyle w:val="Hyperlink"/>
                <w:b w:val="0"/>
                <w:bCs w:val="0"/>
                <w:noProof/>
              </w:rPr>
              <w:fldChar w:fldCharType="end"/>
            </w:r>
          </w:ins>
        </w:p>
        <w:p w14:paraId="103CCB0C" w14:textId="35D22310" w:rsidR="00126B03" w:rsidRPr="002D0B95" w:rsidRDefault="00126B03">
          <w:pPr>
            <w:pStyle w:val="TOC2"/>
            <w:tabs>
              <w:tab w:val="right" w:leader="dot" w:pos="9350"/>
            </w:tabs>
            <w:rPr>
              <w:ins w:id="42" w:author="Twardowski,Slawomir S.A." w:date="2020-10-31T20:17:00Z"/>
              <w:rFonts w:eastAsiaTheme="minorEastAsia" w:cstheme="minorBidi"/>
              <w:b w:val="0"/>
              <w:bCs w:val="0"/>
              <w:smallCaps w:val="0"/>
              <w:noProof/>
              <w:lang w:val="nl-NL" w:eastAsia="nl-NL"/>
            </w:rPr>
          </w:pPr>
          <w:ins w:id="43" w:author="Twardowski,Slawomir S.A." w:date="2020-10-31T20:17:00Z">
            <w:r w:rsidRPr="002D0B95">
              <w:rPr>
                <w:rStyle w:val="Hyperlink"/>
                <w:b w:val="0"/>
                <w:bCs w:val="0"/>
                <w:noProof/>
              </w:rPr>
              <w:fldChar w:fldCharType="begin"/>
            </w:r>
            <w:r w:rsidRPr="002D0B95">
              <w:rPr>
                <w:rStyle w:val="Hyperlink"/>
                <w:b w:val="0"/>
                <w:bCs w:val="0"/>
                <w:noProof/>
              </w:rPr>
              <w:instrText xml:space="preserve"> </w:instrText>
            </w:r>
            <w:r w:rsidRPr="002D0B95">
              <w:rPr>
                <w:b w:val="0"/>
                <w:bCs w:val="0"/>
                <w:noProof/>
              </w:rPr>
              <w:instrText>HYPERLINK \l "_Toc55067868"</w:instrText>
            </w:r>
            <w:r w:rsidRPr="002D0B95">
              <w:rPr>
                <w:rStyle w:val="Hyperlink"/>
                <w:b w:val="0"/>
                <w:bCs w:val="0"/>
                <w:noProof/>
              </w:rPr>
              <w:instrText xml:space="preserve"> </w:instrText>
            </w:r>
            <w:r w:rsidRPr="002D0B95">
              <w:rPr>
                <w:rStyle w:val="Hyperlink"/>
                <w:b w:val="0"/>
                <w:bCs w:val="0"/>
                <w:noProof/>
              </w:rPr>
              <w:fldChar w:fldCharType="separate"/>
            </w:r>
            <w:r w:rsidRPr="002D0B95">
              <w:rPr>
                <w:rStyle w:val="Hyperlink"/>
                <w:b w:val="0"/>
                <w:bCs w:val="0"/>
                <w:noProof/>
              </w:rPr>
              <w:t>MarioOrderData01_10000.csv - MarioOrderData04_10000.csv</w:t>
            </w:r>
            <w:r w:rsidRPr="002D0B95">
              <w:rPr>
                <w:b w:val="0"/>
                <w:bCs w:val="0"/>
                <w:noProof/>
                <w:webHidden/>
              </w:rPr>
              <w:tab/>
            </w:r>
            <w:r w:rsidRPr="002D0B95">
              <w:rPr>
                <w:b w:val="0"/>
                <w:bCs w:val="0"/>
                <w:noProof/>
                <w:webHidden/>
              </w:rPr>
              <w:fldChar w:fldCharType="begin"/>
            </w:r>
            <w:r w:rsidRPr="002D0B95">
              <w:rPr>
                <w:b w:val="0"/>
                <w:bCs w:val="0"/>
                <w:noProof/>
                <w:webHidden/>
              </w:rPr>
              <w:instrText xml:space="preserve"> PAGEREF _Toc55067868 \h </w:instrText>
            </w:r>
          </w:ins>
          <w:r w:rsidRPr="002D0B95">
            <w:rPr>
              <w:b w:val="0"/>
              <w:bCs w:val="0"/>
              <w:noProof/>
              <w:webHidden/>
            </w:rPr>
          </w:r>
          <w:r w:rsidRPr="002D0B95">
            <w:rPr>
              <w:b w:val="0"/>
              <w:bCs w:val="0"/>
              <w:noProof/>
              <w:webHidden/>
            </w:rPr>
            <w:fldChar w:fldCharType="separate"/>
          </w:r>
          <w:r w:rsidR="00206D4B">
            <w:rPr>
              <w:b w:val="0"/>
              <w:bCs w:val="0"/>
              <w:noProof/>
              <w:webHidden/>
            </w:rPr>
            <w:t>11</w:t>
          </w:r>
          <w:ins w:id="44" w:author="Twardowski,Slawomir S.A." w:date="2020-10-31T20:17:00Z">
            <w:r w:rsidRPr="002D0B95">
              <w:rPr>
                <w:b w:val="0"/>
                <w:bCs w:val="0"/>
                <w:noProof/>
                <w:webHidden/>
              </w:rPr>
              <w:fldChar w:fldCharType="end"/>
            </w:r>
            <w:r w:rsidRPr="002D0B95">
              <w:rPr>
                <w:rStyle w:val="Hyperlink"/>
                <w:b w:val="0"/>
                <w:bCs w:val="0"/>
                <w:noProof/>
              </w:rPr>
              <w:fldChar w:fldCharType="end"/>
            </w:r>
          </w:ins>
        </w:p>
        <w:p w14:paraId="07464A27" w14:textId="32C1FA2A" w:rsidR="00126B03" w:rsidRPr="002D0B95" w:rsidRDefault="00126B03">
          <w:pPr>
            <w:pStyle w:val="TOC2"/>
            <w:tabs>
              <w:tab w:val="right" w:leader="dot" w:pos="9350"/>
            </w:tabs>
            <w:rPr>
              <w:ins w:id="45" w:author="Twardowski,Slawomir S.A." w:date="2020-10-31T20:17:00Z"/>
              <w:rFonts w:eastAsiaTheme="minorEastAsia" w:cstheme="minorBidi"/>
              <w:b w:val="0"/>
              <w:bCs w:val="0"/>
              <w:smallCaps w:val="0"/>
              <w:noProof/>
              <w:lang w:val="nl-NL" w:eastAsia="nl-NL"/>
            </w:rPr>
          </w:pPr>
          <w:ins w:id="46" w:author="Twardowski,Slawomir S.A." w:date="2020-10-31T20:17:00Z">
            <w:r w:rsidRPr="002D0B95">
              <w:rPr>
                <w:rStyle w:val="Hyperlink"/>
                <w:b w:val="0"/>
                <w:bCs w:val="0"/>
                <w:noProof/>
              </w:rPr>
              <w:fldChar w:fldCharType="begin"/>
            </w:r>
            <w:r w:rsidRPr="002D0B95">
              <w:rPr>
                <w:rStyle w:val="Hyperlink"/>
                <w:b w:val="0"/>
                <w:bCs w:val="0"/>
                <w:noProof/>
              </w:rPr>
              <w:instrText xml:space="preserve"> </w:instrText>
            </w:r>
            <w:r w:rsidRPr="002D0B95">
              <w:rPr>
                <w:b w:val="0"/>
                <w:bCs w:val="0"/>
                <w:noProof/>
              </w:rPr>
              <w:instrText>HYPERLINK \l "_Toc55067869"</w:instrText>
            </w:r>
            <w:r w:rsidRPr="002D0B95">
              <w:rPr>
                <w:rStyle w:val="Hyperlink"/>
                <w:b w:val="0"/>
                <w:bCs w:val="0"/>
                <w:noProof/>
              </w:rPr>
              <w:instrText xml:space="preserve"> </w:instrText>
            </w:r>
            <w:r w:rsidRPr="002D0B95">
              <w:rPr>
                <w:rStyle w:val="Hyperlink"/>
                <w:b w:val="0"/>
                <w:bCs w:val="0"/>
                <w:noProof/>
              </w:rPr>
              <w:fldChar w:fldCharType="separate"/>
            </w:r>
            <w:r w:rsidRPr="002D0B95">
              <w:rPr>
                <w:rStyle w:val="Hyperlink"/>
                <w:b w:val="0"/>
                <w:bCs w:val="0"/>
                <w:noProof/>
              </w:rPr>
              <w:t>Overige producten.xlsx</w:t>
            </w:r>
            <w:r w:rsidRPr="002D0B95">
              <w:rPr>
                <w:b w:val="0"/>
                <w:bCs w:val="0"/>
                <w:noProof/>
                <w:webHidden/>
              </w:rPr>
              <w:tab/>
            </w:r>
            <w:r w:rsidRPr="002D0B95">
              <w:rPr>
                <w:b w:val="0"/>
                <w:bCs w:val="0"/>
                <w:noProof/>
                <w:webHidden/>
              </w:rPr>
              <w:fldChar w:fldCharType="begin"/>
            </w:r>
            <w:r w:rsidRPr="002D0B95">
              <w:rPr>
                <w:b w:val="0"/>
                <w:bCs w:val="0"/>
                <w:noProof/>
                <w:webHidden/>
              </w:rPr>
              <w:instrText xml:space="preserve"> PAGEREF _Toc55067869 \h </w:instrText>
            </w:r>
          </w:ins>
          <w:r w:rsidRPr="002D0B95">
            <w:rPr>
              <w:b w:val="0"/>
              <w:bCs w:val="0"/>
              <w:noProof/>
              <w:webHidden/>
            </w:rPr>
          </w:r>
          <w:r w:rsidRPr="002D0B95">
            <w:rPr>
              <w:b w:val="0"/>
              <w:bCs w:val="0"/>
              <w:noProof/>
              <w:webHidden/>
            </w:rPr>
            <w:fldChar w:fldCharType="separate"/>
          </w:r>
          <w:r w:rsidR="00206D4B">
            <w:rPr>
              <w:b w:val="0"/>
              <w:bCs w:val="0"/>
              <w:noProof/>
              <w:webHidden/>
            </w:rPr>
            <w:t>12</w:t>
          </w:r>
          <w:ins w:id="47" w:author="Twardowski,Slawomir S.A." w:date="2020-10-31T20:17:00Z">
            <w:r w:rsidRPr="002D0B95">
              <w:rPr>
                <w:b w:val="0"/>
                <w:bCs w:val="0"/>
                <w:noProof/>
                <w:webHidden/>
              </w:rPr>
              <w:fldChar w:fldCharType="end"/>
            </w:r>
            <w:r w:rsidRPr="002D0B95">
              <w:rPr>
                <w:rStyle w:val="Hyperlink"/>
                <w:b w:val="0"/>
                <w:bCs w:val="0"/>
                <w:noProof/>
              </w:rPr>
              <w:fldChar w:fldCharType="end"/>
            </w:r>
          </w:ins>
        </w:p>
        <w:p w14:paraId="2E9775E3" w14:textId="5CE9BCB2" w:rsidR="00126B03" w:rsidRPr="002D0B95" w:rsidRDefault="00126B03">
          <w:pPr>
            <w:pStyle w:val="TOC2"/>
            <w:tabs>
              <w:tab w:val="right" w:leader="dot" w:pos="9350"/>
            </w:tabs>
            <w:rPr>
              <w:ins w:id="48" w:author="Twardowski,Slawomir S.A." w:date="2020-10-31T20:17:00Z"/>
              <w:rFonts w:eastAsiaTheme="minorEastAsia" w:cstheme="minorBidi"/>
              <w:b w:val="0"/>
              <w:bCs w:val="0"/>
              <w:smallCaps w:val="0"/>
              <w:noProof/>
              <w:lang w:val="nl-NL" w:eastAsia="nl-NL"/>
            </w:rPr>
          </w:pPr>
          <w:ins w:id="49" w:author="Twardowski,Slawomir S.A." w:date="2020-10-31T20:17:00Z">
            <w:r w:rsidRPr="002D0B95">
              <w:rPr>
                <w:rStyle w:val="Hyperlink"/>
                <w:b w:val="0"/>
                <w:bCs w:val="0"/>
                <w:noProof/>
              </w:rPr>
              <w:fldChar w:fldCharType="begin"/>
            </w:r>
            <w:r w:rsidRPr="002D0B95">
              <w:rPr>
                <w:rStyle w:val="Hyperlink"/>
                <w:b w:val="0"/>
                <w:bCs w:val="0"/>
                <w:noProof/>
              </w:rPr>
              <w:instrText xml:space="preserve"> </w:instrText>
            </w:r>
            <w:r w:rsidRPr="002D0B95">
              <w:rPr>
                <w:b w:val="0"/>
                <w:bCs w:val="0"/>
                <w:noProof/>
              </w:rPr>
              <w:instrText>HYPERLINK \l "_Toc55067870"</w:instrText>
            </w:r>
            <w:r w:rsidRPr="002D0B95">
              <w:rPr>
                <w:rStyle w:val="Hyperlink"/>
                <w:b w:val="0"/>
                <w:bCs w:val="0"/>
                <w:noProof/>
              </w:rPr>
              <w:instrText xml:space="preserve"> </w:instrText>
            </w:r>
            <w:r w:rsidRPr="002D0B95">
              <w:rPr>
                <w:rStyle w:val="Hyperlink"/>
                <w:b w:val="0"/>
                <w:bCs w:val="0"/>
                <w:noProof/>
              </w:rPr>
              <w:fldChar w:fldCharType="separate"/>
            </w:r>
            <w:r w:rsidRPr="002D0B95">
              <w:rPr>
                <w:rStyle w:val="Hyperlink"/>
                <w:b w:val="0"/>
                <w:bCs w:val="0"/>
                <w:noProof/>
              </w:rPr>
              <w:t>pizza_ingredienten.xlsx</w:t>
            </w:r>
            <w:r w:rsidRPr="002D0B95">
              <w:rPr>
                <w:b w:val="0"/>
                <w:bCs w:val="0"/>
                <w:noProof/>
                <w:webHidden/>
              </w:rPr>
              <w:tab/>
            </w:r>
            <w:r w:rsidRPr="002D0B95">
              <w:rPr>
                <w:b w:val="0"/>
                <w:bCs w:val="0"/>
                <w:noProof/>
                <w:webHidden/>
              </w:rPr>
              <w:fldChar w:fldCharType="begin"/>
            </w:r>
            <w:r w:rsidRPr="002D0B95">
              <w:rPr>
                <w:b w:val="0"/>
                <w:bCs w:val="0"/>
                <w:noProof/>
                <w:webHidden/>
              </w:rPr>
              <w:instrText xml:space="preserve"> PAGEREF _Toc55067870 \h </w:instrText>
            </w:r>
          </w:ins>
          <w:r w:rsidRPr="002D0B95">
            <w:rPr>
              <w:b w:val="0"/>
              <w:bCs w:val="0"/>
              <w:noProof/>
              <w:webHidden/>
            </w:rPr>
          </w:r>
          <w:r w:rsidRPr="002D0B95">
            <w:rPr>
              <w:b w:val="0"/>
              <w:bCs w:val="0"/>
              <w:noProof/>
              <w:webHidden/>
            </w:rPr>
            <w:fldChar w:fldCharType="separate"/>
          </w:r>
          <w:r w:rsidR="00206D4B">
            <w:rPr>
              <w:b w:val="0"/>
              <w:bCs w:val="0"/>
              <w:noProof/>
              <w:webHidden/>
            </w:rPr>
            <w:t>12</w:t>
          </w:r>
          <w:ins w:id="50" w:author="Twardowski,Slawomir S.A." w:date="2020-10-31T20:17:00Z">
            <w:r w:rsidRPr="002D0B95">
              <w:rPr>
                <w:b w:val="0"/>
                <w:bCs w:val="0"/>
                <w:noProof/>
                <w:webHidden/>
              </w:rPr>
              <w:fldChar w:fldCharType="end"/>
            </w:r>
            <w:r w:rsidRPr="002D0B95">
              <w:rPr>
                <w:rStyle w:val="Hyperlink"/>
                <w:b w:val="0"/>
                <w:bCs w:val="0"/>
                <w:noProof/>
              </w:rPr>
              <w:fldChar w:fldCharType="end"/>
            </w:r>
          </w:ins>
        </w:p>
        <w:p w14:paraId="03925664" w14:textId="1E098C87" w:rsidR="00126B03" w:rsidRPr="002D0B95" w:rsidRDefault="00126B03">
          <w:pPr>
            <w:pStyle w:val="TOC2"/>
            <w:tabs>
              <w:tab w:val="right" w:leader="dot" w:pos="9350"/>
            </w:tabs>
            <w:rPr>
              <w:ins w:id="51" w:author="Twardowski,Slawomir S.A." w:date="2020-10-31T20:17:00Z"/>
              <w:rFonts w:eastAsiaTheme="minorEastAsia" w:cstheme="minorBidi"/>
              <w:b w:val="0"/>
              <w:bCs w:val="0"/>
              <w:smallCaps w:val="0"/>
              <w:noProof/>
              <w:lang w:val="nl-NL" w:eastAsia="nl-NL"/>
            </w:rPr>
          </w:pPr>
          <w:ins w:id="52" w:author="Twardowski,Slawomir S.A." w:date="2020-10-31T20:17:00Z">
            <w:r w:rsidRPr="002D0B95">
              <w:rPr>
                <w:rStyle w:val="Hyperlink"/>
                <w:b w:val="0"/>
                <w:bCs w:val="0"/>
                <w:noProof/>
              </w:rPr>
              <w:fldChar w:fldCharType="begin"/>
            </w:r>
            <w:r w:rsidRPr="002D0B95">
              <w:rPr>
                <w:rStyle w:val="Hyperlink"/>
                <w:b w:val="0"/>
                <w:bCs w:val="0"/>
                <w:noProof/>
              </w:rPr>
              <w:instrText xml:space="preserve"> </w:instrText>
            </w:r>
            <w:r w:rsidRPr="002D0B95">
              <w:rPr>
                <w:b w:val="0"/>
                <w:bCs w:val="0"/>
                <w:noProof/>
              </w:rPr>
              <w:instrText>HYPERLINK \l "_Toc55067871"</w:instrText>
            </w:r>
            <w:r w:rsidRPr="002D0B95">
              <w:rPr>
                <w:rStyle w:val="Hyperlink"/>
                <w:b w:val="0"/>
                <w:bCs w:val="0"/>
                <w:noProof/>
              </w:rPr>
              <w:instrText xml:space="preserve"> </w:instrText>
            </w:r>
            <w:r w:rsidRPr="002D0B95">
              <w:rPr>
                <w:rStyle w:val="Hyperlink"/>
                <w:b w:val="0"/>
                <w:bCs w:val="0"/>
                <w:noProof/>
              </w:rPr>
              <w:fldChar w:fldCharType="separate"/>
            </w:r>
            <w:r w:rsidRPr="002D0B95">
              <w:rPr>
                <w:rStyle w:val="Hyperlink"/>
                <w:b w:val="0"/>
                <w:bCs w:val="0"/>
                <w:noProof/>
              </w:rPr>
              <w:t>pizzabodems.xlsx</w:t>
            </w:r>
            <w:r w:rsidRPr="002D0B95">
              <w:rPr>
                <w:b w:val="0"/>
                <w:bCs w:val="0"/>
                <w:noProof/>
                <w:webHidden/>
              </w:rPr>
              <w:tab/>
            </w:r>
            <w:r w:rsidRPr="002D0B95">
              <w:rPr>
                <w:b w:val="0"/>
                <w:bCs w:val="0"/>
                <w:noProof/>
                <w:webHidden/>
              </w:rPr>
              <w:fldChar w:fldCharType="begin"/>
            </w:r>
            <w:r w:rsidRPr="002D0B95">
              <w:rPr>
                <w:b w:val="0"/>
                <w:bCs w:val="0"/>
                <w:noProof/>
                <w:webHidden/>
              </w:rPr>
              <w:instrText xml:space="preserve"> PAGEREF _Toc55067871 \h </w:instrText>
            </w:r>
          </w:ins>
          <w:r w:rsidRPr="002D0B95">
            <w:rPr>
              <w:b w:val="0"/>
              <w:bCs w:val="0"/>
              <w:noProof/>
              <w:webHidden/>
            </w:rPr>
          </w:r>
          <w:r w:rsidRPr="002D0B95">
            <w:rPr>
              <w:b w:val="0"/>
              <w:bCs w:val="0"/>
              <w:noProof/>
              <w:webHidden/>
            </w:rPr>
            <w:fldChar w:fldCharType="separate"/>
          </w:r>
          <w:r w:rsidR="00206D4B">
            <w:rPr>
              <w:b w:val="0"/>
              <w:bCs w:val="0"/>
              <w:noProof/>
              <w:webHidden/>
            </w:rPr>
            <w:t>13</w:t>
          </w:r>
          <w:ins w:id="53" w:author="Twardowski,Slawomir S.A." w:date="2020-10-31T20:17:00Z">
            <w:r w:rsidRPr="002D0B95">
              <w:rPr>
                <w:b w:val="0"/>
                <w:bCs w:val="0"/>
                <w:noProof/>
                <w:webHidden/>
              </w:rPr>
              <w:fldChar w:fldCharType="end"/>
            </w:r>
            <w:r w:rsidRPr="002D0B95">
              <w:rPr>
                <w:rStyle w:val="Hyperlink"/>
                <w:b w:val="0"/>
                <w:bCs w:val="0"/>
                <w:noProof/>
              </w:rPr>
              <w:fldChar w:fldCharType="end"/>
            </w:r>
          </w:ins>
        </w:p>
        <w:p w14:paraId="2008F466" w14:textId="730ED667" w:rsidR="00126B03" w:rsidRPr="002D0B95" w:rsidRDefault="00126B03">
          <w:pPr>
            <w:pStyle w:val="TOC2"/>
            <w:tabs>
              <w:tab w:val="right" w:leader="dot" w:pos="9350"/>
            </w:tabs>
            <w:rPr>
              <w:ins w:id="54" w:author="Twardowski,Slawomir S.A." w:date="2020-10-31T20:17:00Z"/>
              <w:rFonts w:eastAsiaTheme="minorEastAsia" w:cstheme="minorBidi"/>
              <w:b w:val="0"/>
              <w:bCs w:val="0"/>
              <w:smallCaps w:val="0"/>
              <w:noProof/>
              <w:lang w:val="nl-NL" w:eastAsia="nl-NL"/>
            </w:rPr>
          </w:pPr>
          <w:ins w:id="55" w:author="Twardowski,Slawomir S.A." w:date="2020-10-31T20:17:00Z">
            <w:r w:rsidRPr="002D0B95">
              <w:rPr>
                <w:rStyle w:val="Hyperlink"/>
                <w:b w:val="0"/>
                <w:bCs w:val="0"/>
                <w:noProof/>
              </w:rPr>
              <w:fldChar w:fldCharType="begin"/>
            </w:r>
            <w:r w:rsidRPr="002D0B95">
              <w:rPr>
                <w:rStyle w:val="Hyperlink"/>
                <w:b w:val="0"/>
                <w:bCs w:val="0"/>
                <w:noProof/>
              </w:rPr>
              <w:instrText xml:space="preserve"> </w:instrText>
            </w:r>
            <w:r w:rsidRPr="002D0B95">
              <w:rPr>
                <w:b w:val="0"/>
                <w:bCs w:val="0"/>
                <w:noProof/>
              </w:rPr>
              <w:instrText>HYPERLINK \l "_Toc55067872"</w:instrText>
            </w:r>
            <w:r w:rsidRPr="002D0B95">
              <w:rPr>
                <w:rStyle w:val="Hyperlink"/>
                <w:b w:val="0"/>
                <w:bCs w:val="0"/>
                <w:noProof/>
              </w:rPr>
              <w:instrText xml:space="preserve"> </w:instrText>
            </w:r>
            <w:r w:rsidRPr="002D0B95">
              <w:rPr>
                <w:rStyle w:val="Hyperlink"/>
                <w:b w:val="0"/>
                <w:bCs w:val="0"/>
                <w:noProof/>
              </w:rPr>
              <w:fldChar w:fldCharType="separate"/>
            </w:r>
            <w:r w:rsidRPr="002D0B95">
              <w:rPr>
                <w:rStyle w:val="Hyperlink"/>
                <w:b w:val="0"/>
                <w:bCs w:val="0"/>
                <w:noProof/>
              </w:rPr>
              <w:t>Winkels Mario.txt</w:t>
            </w:r>
            <w:r w:rsidRPr="002D0B95">
              <w:rPr>
                <w:b w:val="0"/>
                <w:bCs w:val="0"/>
                <w:noProof/>
                <w:webHidden/>
              </w:rPr>
              <w:tab/>
            </w:r>
            <w:r w:rsidRPr="002D0B95">
              <w:rPr>
                <w:b w:val="0"/>
                <w:bCs w:val="0"/>
                <w:noProof/>
                <w:webHidden/>
              </w:rPr>
              <w:fldChar w:fldCharType="begin"/>
            </w:r>
            <w:r w:rsidRPr="002D0B95">
              <w:rPr>
                <w:b w:val="0"/>
                <w:bCs w:val="0"/>
                <w:noProof/>
                <w:webHidden/>
              </w:rPr>
              <w:instrText xml:space="preserve"> PAGEREF _Toc55067872 \h </w:instrText>
            </w:r>
          </w:ins>
          <w:r w:rsidRPr="002D0B95">
            <w:rPr>
              <w:b w:val="0"/>
              <w:bCs w:val="0"/>
              <w:noProof/>
              <w:webHidden/>
            </w:rPr>
          </w:r>
          <w:r w:rsidRPr="002D0B95">
            <w:rPr>
              <w:b w:val="0"/>
              <w:bCs w:val="0"/>
              <w:noProof/>
              <w:webHidden/>
            </w:rPr>
            <w:fldChar w:fldCharType="separate"/>
          </w:r>
          <w:r w:rsidR="00206D4B">
            <w:rPr>
              <w:b w:val="0"/>
              <w:bCs w:val="0"/>
              <w:noProof/>
              <w:webHidden/>
            </w:rPr>
            <w:t>13</w:t>
          </w:r>
          <w:ins w:id="56" w:author="Twardowski,Slawomir S.A." w:date="2020-10-31T20:17:00Z">
            <w:r w:rsidRPr="002D0B95">
              <w:rPr>
                <w:b w:val="0"/>
                <w:bCs w:val="0"/>
                <w:noProof/>
                <w:webHidden/>
              </w:rPr>
              <w:fldChar w:fldCharType="end"/>
            </w:r>
            <w:r w:rsidRPr="002D0B95">
              <w:rPr>
                <w:rStyle w:val="Hyperlink"/>
                <w:b w:val="0"/>
                <w:bCs w:val="0"/>
                <w:noProof/>
              </w:rPr>
              <w:fldChar w:fldCharType="end"/>
            </w:r>
          </w:ins>
        </w:p>
        <w:p w14:paraId="1294BE21" w14:textId="20608C7A" w:rsidR="00126B03" w:rsidRPr="002D0B95" w:rsidRDefault="00126B03">
          <w:pPr>
            <w:pStyle w:val="TOC2"/>
            <w:tabs>
              <w:tab w:val="right" w:leader="dot" w:pos="9350"/>
            </w:tabs>
            <w:rPr>
              <w:ins w:id="57" w:author="Twardowski,Slawomir S.A." w:date="2020-10-31T20:17:00Z"/>
              <w:rFonts w:eastAsiaTheme="minorEastAsia" w:cstheme="minorBidi"/>
              <w:b w:val="0"/>
              <w:bCs w:val="0"/>
              <w:smallCaps w:val="0"/>
              <w:noProof/>
              <w:lang w:val="nl-NL" w:eastAsia="nl-NL"/>
            </w:rPr>
          </w:pPr>
          <w:ins w:id="58" w:author="Twardowski,Slawomir S.A." w:date="2020-10-31T20:17:00Z">
            <w:r w:rsidRPr="002D0B95">
              <w:rPr>
                <w:rStyle w:val="Hyperlink"/>
                <w:b w:val="0"/>
                <w:bCs w:val="0"/>
                <w:noProof/>
              </w:rPr>
              <w:fldChar w:fldCharType="begin"/>
            </w:r>
            <w:r w:rsidRPr="002D0B95">
              <w:rPr>
                <w:rStyle w:val="Hyperlink"/>
                <w:b w:val="0"/>
                <w:bCs w:val="0"/>
                <w:noProof/>
              </w:rPr>
              <w:instrText xml:space="preserve"> </w:instrText>
            </w:r>
            <w:r w:rsidRPr="002D0B95">
              <w:rPr>
                <w:b w:val="0"/>
                <w:bCs w:val="0"/>
                <w:noProof/>
              </w:rPr>
              <w:instrText>HYPERLINK \l "_Toc55067873"</w:instrText>
            </w:r>
            <w:r w:rsidRPr="002D0B95">
              <w:rPr>
                <w:rStyle w:val="Hyperlink"/>
                <w:b w:val="0"/>
                <w:bCs w:val="0"/>
                <w:noProof/>
              </w:rPr>
              <w:instrText xml:space="preserve"> </w:instrText>
            </w:r>
            <w:r w:rsidRPr="002D0B95">
              <w:rPr>
                <w:rStyle w:val="Hyperlink"/>
                <w:b w:val="0"/>
                <w:bCs w:val="0"/>
                <w:noProof/>
              </w:rPr>
              <w:fldChar w:fldCharType="separate"/>
            </w:r>
            <w:r w:rsidRPr="002D0B95">
              <w:rPr>
                <w:rStyle w:val="Hyperlink"/>
                <w:b w:val="0"/>
                <w:bCs w:val="0"/>
                <w:noProof/>
              </w:rPr>
              <w:t>Postcode tabel.mdb</w:t>
            </w:r>
            <w:r w:rsidRPr="002D0B95">
              <w:rPr>
                <w:b w:val="0"/>
                <w:bCs w:val="0"/>
                <w:noProof/>
                <w:webHidden/>
              </w:rPr>
              <w:tab/>
            </w:r>
            <w:r w:rsidRPr="002D0B95">
              <w:rPr>
                <w:b w:val="0"/>
                <w:bCs w:val="0"/>
                <w:noProof/>
                <w:webHidden/>
              </w:rPr>
              <w:fldChar w:fldCharType="begin"/>
            </w:r>
            <w:r w:rsidRPr="002D0B95">
              <w:rPr>
                <w:b w:val="0"/>
                <w:bCs w:val="0"/>
                <w:noProof/>
                <w:webHidden/>
              </w:rPr>
              <w:instrText xml:space="preserve"> PAGEREF _Toc55067873 \h </w:instrText>
            </w:r>
          </w:ins>
          <w:r w:rsidRPr="002D0B95">
            <w:rPr>
              <w:b w:val="0"/>
              <w:bCs w:val="0"/>
              <w:noProof/>
              <w:webHidden/>
            </w:rPr>
          </w:r>
          <w:r w:rsidRPr="002D0B95">
            <w:rPr>
              <w:b w:val="0"/>
              <w:bCs w:val="0"/>
              <w:noProof/>
              <w:webHidden/>
            </w:rPr>
            <w:fldChar w:fldCharType="separate"/>
          </w:r>
          <w:r w:rsidR="00206D4B">
            <w:rPr>
              <w:b w:val="0"/>
              <w:bCs w:val="0"/>
              <w:noProof/>
              <w:webHidden/>
            </w:rPr>
            <w:t>14</w:t>
          </w:r>
          <w:ins w:id="59" w:author="Twardowski,Slawomir S.A." w:date="2020-10-31T20:17:00Z">
            <w:r w:rsidRPr="002D0B95">
              <w:rPr>
                <w:b w:val="0"/>
                <w:bCs w:val="0"/>
                <w:noProof/>
                <w:webHidden/>
              </w:rPr>
              <w:fldChar w:fldCharType="end"/>
            </w:r>
            <w:r w:rsidRPr="002D0B95">
              <w:rPr>
                <w:rStyle w:val="Hyperlink"/>
                <w:b w:val="0"/>
                <w:bCs w:val="0"/>
                <w:noProof/>
              </w:rPr>
              <w:fldChar w:fldCharType="end"/>
            </w:r>
          </w:ins>
        </w:p>
        <w:p w14:paraId="6F4EBFFE" w14:textId="3A47EBB3" w:rsidR="00126B03" w:rsidRPr="002D0B95" w:rsidRDefault="00126B03">
          <w:pPr>
            <w:pStyle w:val="TOC1"/>
            <w:tabs>
              <w:tab w:val="right" w:leader="dot" w:pos="9350"/>
            </w:tabs>
            <w:rPr>
              <w:ins w:id="60" w:author="Twardowski,Slawomir S.A." w:date="2020-10-31T20:17:00Z"/>
              <w:rFonts w:eastAsiaTheme="minorEastAsia" w:cstheme="minorBidi"/>
              <w:b w:val="0"/>
              <w:bCs w:val="0"/>
              <w:caps w:val="0"/>
              <w:noProof/>
              <w:u w:val="none"/>
              <w:lang w:val="nl-NL" w:eastAsia="nl-NL"/>
            </w:rPr>
          </w:pPr>
          <w:ins w:id="61" w:author="Twardowski,Slawomir S.A." w:date="2020-10-31T20:17:00Z">
            <w:r w:rsidRPr="002D0B95">
              <w:rPr>
                <w:rStyle w:val="Hyperlink"/>
                <w:b w:val="0"/>
                <w:bCs w:val="0"/>
                <w:noProof/>
              </w:rPr>
              <w:fldChar w:fldCharType="begin"/>
            </w:r>
            <w:r w:rsidRPr="002D0B95">
              <w:rPr>
                <w:rStyle w:val="Hyperlink"/>
                <w:b w:val="0"/>
                <w:bCs w:val="0"/>
                <w:noProof/>
              </w:rPr>
              <w:instrText xml:space="preserve"> </w:instrText>
            </w:r>
            <w:r w:rsidRPr="002D0B95">
              <w:rPr>
                <w:b w:val="0"/>
                <w:bCs w:val="0"/>
                <w:noProof/>
              </w:rPr>
              <w:instrText>HYPERLINK \l "_Toc55067874"</w:instrText>
            </w:r>
            <w:r w:rsidRPr="002D0B95">
              <w:rPr>
                <w:rStyle w:val="Hyperlink"/>
                <w:b w:val="0"/>
                <w:bCs w:val="0"/>
                <w:noProof/>
              </w:rPr>
              <w:instrText xml:space="preserve"> </w:instrText>
            </w:r>
            <w:r w:rsidRPr="002D0B95">
              <w:rPr>
                <w:rStyle w:val="Hyperlink"/>
                <w:b w:val="0"/>
                <w:bCs w:val="0"/>
                <w:noProof/>
              </w:rPr>
              <w:fldChar w:fldCharType="separate"/>
            </w:r>
            <w:r w:rsidRPr="002D0B95">
              <w:rPr>
                <w:rStyle w:val="Hyperlink"/>
                <w:b w:val="0"/>
                <w:bCs w:val="0"/>
                <w:noProof/>
              </w:rPr>
              <w:t>Summary</w:t>
            </w:r>
            <w:r w:rsidRPr="002D0B95">
              <w:rPr>
                <w:b w:val="0"/>
                <w:bCs w:val="0"/>
                <w:noProof/>
                <w:webHidden/>
              </w:rPr>
              <w:tab/>
            </w:r>
            <w:r w:rsidRPr="002D0B95">
              <w:rPr>
                <w:b w:val="0"/>
                <w:bCs w:val="0"/>
                <w:noProof/>
                <w:webHidden/>
              </w:rPr>
              <w:fldChar w:fldCharType="begin"/>
            </w:r>
            <w:r w:rsidRPr="002D0B95">
              <w:rPr>
                <w:b w:val="0"/>
                <w:bCs w:val="0"/>
                <w:noProof/>
                <w:webHidden/>
              </w:rPr>
              <w:instrText xml:space="preserve"> PAGEREF _Toc55067874 \h </w:instrText>
            </w:r>
          </w:ins>
          <w:r w:rsidRPr="002D0B95">
            <w:rPr>
              <w:b w:val="0"/>
              <w:bCs w:val="0"/>
              <w:noProof/>
              <w:webHidden/>
            </w:rPr>
          </w:r>
          <w:r w:rsidRPr="002D0B95">
            <w:rPr>
              <w:b w:val="0"/>
              <w:bCs w:val="0"/>
              <w:noProof/>
              <w:webHidden/>
            </w:rPr>
            <w:fldChar w:fldCharType="separate"/>
          </w:r>
          <w:r w:rsidR="00206D4B">
            <w:rPr>
              <w:b w:val="0"/>
              <w:bCs w:val="0"/>
              <w:noProof/>
              <w:webHidden/>
            </w:rPr>
            <w:t>15</w:t>
          </w:r>
          <w:ins w:id="62" w:author="Twardowski,Slawomir S.A." w:date="2020-10-31T20:17:00Z">
            <w:r w:rsidRPr="002D0B95">
              <w:rPr>
                <w:b w:val="0"/>
                <w:bCs w:val="0"/>
                <w:noProof/>
                <w:webHidden/>
              </w:rPr>
              <w:fldChar w:fldCharType="end"/>
            </w:r>
            <w:r w:rsidRPr="002D0B95">
              <w:rPr>
                <w:rStyle w:val="Hyperlink"/>
                <w:b w:val="0"/>
                <w:bCs w:val="0"/>
                <w:noProof/>
              </w:rPr>
              <w:fldChar w:fldCharType="end"/>
            </w:r>
          </w:ins>
        </w:p>
        <w:p w14:paraId="209F4AF2" w14:textId="7DCCDF12" w:rsidR="00BE0DD2" w:rsidRPr="002D0B95" w:rsidDel="007423D9" w:rsidRDefault="00206D4B">
          <w:pPr>
            <w:pStyle w:val="TOC1"/>
            <w:tabs>
              <w:tab w:val="right" w:leader="dot" w:pos="9350"/>
            </w:tabs>
            <w:rPr>
              <w:del w:id="63" w:author="Twardowski,Slawomir S.A." w:date="2020-10-31T20:13:00Z"/>
              <w:rFonts w:eastAsiaTheme="minorEastAsia" w:cstheme="minorBidi"/>
              <w:b w:val="0"/>
              <w:bCs w:val="0"/>
              <w:caps w:val="0"/>
              <w:noProof/>
              <w:u w:val="none"/>
              <w:lang w:val="nl-NL" w:eastAsia="nl-NL"/>
            </w:rPr>
          </w:pPr>
          <w:del w:id="64" w:author="Twardowski,Slawomir S.A." w:date="2020-10-31T20:13:00Z">
            <w:r w:rsidRPr="002D0B95" w:rsidDel="007423D9">
              <w:rPr>
                <w:caps w:val="0"/>
                <w:noProof/>
              </w:rPr>
              <w:fldChar w:fldCharType="begin"/>
            </w:r>
            <w:r w:rsidRPr="002D0B95" w:rsidDel="007423D9">
              <w:rPr>
                <w:b w:val="0"/>
                <w:bCs w:val="0"/>
                <w:noProof/>
              </w:rPr>
              <w:delInstrText xml:space="preserve"> HYPERLINK \l "_Toc55065065" </w:delInstrText>
            </w:r>
            <w:r w:rsidRPr="002D0B95" w:rsidDel="007423D9">
              <w:rPr>
                <w:caps w:val="0"/>
                <w:noProof/>
              </w:rPr>
              <w:fldChar w:fldCharType="separate"/>
            </w:r>
          </w:del>
          <w:ins w:id="65" w:author="Twardowski,Slawomir S.A." w:date="2020-10-31T20:17:00Z">
            <w:r w:rsidR="00126B03" w:rsidRPr="002D0B95">
              <w:rPr>
                <w:b w:val="0"/>
                <w:bCs w:val="0"/>
                <w:noProof/>
              </w:rPr>
              <w:t>Error! Hyperlink reference not valid.</w:t>
            </w:r>
          </w:ins>
          <w:del w:id="66" w:author="Twardowski,Slawomir S.A." w:date="2020-10-31T20:13:00Z">
            <w:r w:rsidR="00BE0DD2" w:rsidRPr="002D0B95" w:rsidDel="007423D9">
              <w:rPr>
                <w:rStyle w:val="Hyperlink"/>
                <w:b w:val="0"/>
                <w:bCs w:val="0"/>
                <w:noProof/>
              </w:rPr>
              <w:delText>Introduction</w:delText>
            </w:r>
            <w:r w:rsidR="00BE0DD2" w:rsidRPr="002D0B95" w:rsidDel="007423D9">
              <w:rPr>
                <w:b w:val="0"/>
                <w:bCs w:val="0"/>
                <w:noProof/>
                <w:webHidden/>
              </w:rPr>
              <w:tab/>
            </w:r>
            <w:r w:rsidR="00BE0DD2" w:rsidRPr="002D0B95" w:rsidDel="007423D9">
              <w:rPr>
                <w:caps w:val="0"/>
                <w:noProof/>
                <w:webHidden/>
              </w:rPr>
              <w:fldChar w:fldCharType="begin"/>
            </w:r>
            <w:r w:rsidR="00BE0DD2" w:rsidRPr="002D0B95" w:rsidDel="007423D9">
              <w:rPr>
                <w:b w:val="0"/>
                <w:bCs w:val="0"/>
                <w:noProof/>
                <w:webHidden/>
              </w:rPr>
              <w:delInstrText xml:space="preserve"> PAGEREF _Toc55065065 \h </w:delInstrText>
            </w:r>
            <w:r w:rsidR="00BE0DD2" w:rsidRPr="002D0B95" w:rsidDel="007423D9">
              <w:rPr>
                <w:caps w:val="0"/>
                <w:noProof/>
                <w:webHidden/>
              </w:rPr>
            </w:r>
            <w:r w:rsidR="00BE0DD2" w:rsidRPr="002D0B95" w:rsidDel="007423D9">
              <w:rPr>
                <w:caps w:val="0"/>
                <w:noProof/>
                <w:webHidden/>
              </w:rPr>
              <w:fldChar w:fldCharType="separate"/>
            </w:r>
          </w:del>
          <w:r>
            <w:rPr>
              <w:b w:val="0"/>
              <w:bCs w:val="0"/>
              <w:noProof/>
              <w:webHidden/>
            </w:rPr>
            <w:t>Error! Bookmark not defined.</w:t>
          </w:r>
          <w:del w:id="67" w:author="Twardowski,Slawomir S.A." w:date="2020-10-31T20:13:00Z">
            <w:r w:rsidR="00BE0DD2" w:rsidRPr="002D0B95" w:rsidDel="007423D9">
              <w:rPr>
                <w:caps w:val="0"/>
                <w:noProof/>
                <w:webHidden/>
              </w:rPr>
              <w:fldChar w:fldCharType="end"/>
            </w:r>
            <w:r w:rsidRPr="002D0B95" w:rsidDel="007423D9">
              <w:rPr>
                <w:caps w:val="0"/>
                <w:noProof/>
              </w:rPr>
              <w:fldChar w:fldCharType="end"/>
            </w:r>
          </w:del>
        </w:p>
        <w:p w14:paraId="1A0AD93E" w14:textId="0888B5B7" w:rsidR="00BE0DD2" w:rsidRPr="002D0B95" w:rsidDel="007423D9" w:rsidRDefault="00206D4B">
          <w:pPr>
            <w:pStyle w:val="TOC1"/>
            <w:tabs>
              <w:tab w:val="right" w:leader="dot" w:pos="9350"/>
            </w:tabs>
            <w:rPr>
              <w:del w:id="68" w:author="Twardowski,Slawomir S.A." w:date="2020-10-31T20:13:00Z"/>
              <w:rFonts w:eastAsiaTheme="minorEastAsia" w:cstheme="minorBidi"/>
              <w:b w:val="0"/>
              <w:bCs w:val="0"/>
              <w:caps w:val="0"/>
              <w:noProof/>
              <w:u w:val="none"/>
              <w:lang w:val="nl-NL" w:eastAsia="nl-NL"/>
            </w:rPr>
          </w:pPr>
          <w:del w:id="69" w:author="Twardowski,Slawomir S.A." w:date="2020-10-31T20:13:00Z">
            <w:r w:rsidRPr="002D0B95" w:rsidDel="007423D9">
              <w:rPr>
                <w:caps w:val="0"/>
                <w:noProof/>
              </w:rPr>
              <w:fldChar w:fldCharType="begin"/>
            </w:r>
            <w:r w:rsidRPr="002D0B95" w:rsidDel="007423D9">
              <w:rPr>
                <w:b w:val="0"/>
                <w:bCs w:val="0"/>
                <w:noProof/>
              </w:rPr>
              <w:delInstrText xml:space="preserve"> HYPERLINK \l "_Toc55065066" </w:delInstrText>
            </w:r>
            <w:r w:rsidRPr="002D0B95" w:rsidDel="007423D9">
              <w:rPr>
                <w:caps w:val="0"/>
                <w:noProof/>
              </w:rPr>
              <w:fldChar w:fldCharType="separate"/>
            </w:r>
          </w:del>
          <w:ins w:id="70" w:author="Twardowski,Slawomir S.A." w:date="2020-10-31T20:17:00Z">
            <w:r w:rsidR="00126B03" w:rsidRPr="002D0B95">
              <w:rPr>
                <w:b w:val="0"/>
                <w:bCs w:val="0"/>
                <w:noProof/>
              </w:rPr>
              <w:t>Error! Hyperlink reference not valid.</w:t>
            </w:r>
          </w:ins>
          <w:del w:id="71" w:author="Twardowski,Slawomir S.A." w:date="2020-10-31T20:13:00Z">
            <w:r w:rsidR="00BE0DD2" w:rsidRPr="002D0B95" w:rsidDel="007423D9">
              <w:rPr>
                <w:rStyle w:val="Hyperlink"/>
                <w:b w:val="0"/>
                <w:bCs w:val="0"/>
                <w:noProof/>
              </w:rPr>
              <w:delText>General requirements</w:delText>
            </w:r>
            <w:r w:rsidR="00BE0DD2" w:rsidRPr="002D0B95" w:rsidDel="007423D9">
              <w:rPr>
                <w:b w:val="0"/>
                <w:bCs w:val="0"/>
                <w:noProof/>
                <w:webHidden/>
              </w:rPr>
              <w:tab/>
            </w:r>
            <w:r w:rsidR="00BE0DD2" w:rsidRPr="002D0B95" w:rsidDel="007423D9">
              <w:rPr>
                <w:caps w:val="0"/>
                <w:noProof/>
                <w:webHidden/>
              </w:rPr>
              <w:fldChar w:fldCharType="begin"/>
            </w:r>
            <w:r w:rsidR="00BE0DD2" w:rsidRPr="002D0B95" w:rsidDel="007423D9">
              <w:rPr>
                <w:b w:val="0"/>
                <w:bCs w:val="0"/>
                <w:noProof/>
                <w:webHidden/>
              </w:rPr>
              <w:delInstrText xml:space="preserve"> PAGEREF _Toc55065066 \h </w:delInstrText>
            </w:r>
            <w:r w:rsidR="00BE0DD2" w:rsidRPr="002D0B95" w:rsidDel="007423D9">
              <w:rPr>
                <w:caps w:val="0"/>
                <w:noProof/>
                <w:webHidden/>
              </w:rPr>
            </w:r>
            <w:r w:rsidR="00BE0DD2" w:rsidRPr="002D0B95" w:rsidDel="007423D9">
              <w:rPr>
                <w:caps w:val="0"/>
                <w:noProof/>
                <w:webHidden/>
              </w:rPr>
              <w:fldChar w:fldCharType="separate"/>
            </w:r>
          </w:del>
          <w:r>
            <w:rPr>
              <w:b w:val="0"/>
              <w:bCs w:val="0"/>
              <w:noProof/>
              <w:webHidden/>
            </w:rPr>
            <w:t>Error! Bookmark not defined.</w:t>
          </w:r>
          <w:del w:id="72" w:author="Twardowski,Slawomir S.A." w:date="2020-10-31T20:13:00Z">
            <w:r w:rsidR="00BE0DD2" w:rsidRPr="002D0B95" w:rsidDel="007423D9">
              <w:rPr>
                <w:caps w:val="0"/>
                <w:noProof/>
                <w:webHidden/>
              </w:rPr>
              <w:fldChar w:fldCharType="end"/>
            </w:r>
            <w:r w:rsidRPr="002D0B95" w:rsidDel="007423D9">
              <w:rPr>
                <w:caps w:val="0"/>
                <w:noProof/>
              </w:rPr>
              <w:fldChar w:fldCharType="end"/>
            </w:r>
          </w:del>
        </w:p>
        <w:p w14:paraId="2D3CE343" w14:textId="66A435D3" w:rsidR="00BE0DD2" w:rsidRPr="002D0B95" w:rsidDel="007423D9" w:rsidRDefault="00206D4B">
          <w:pPr>
            <w:pStyle w:val="TOC1"/>
            <w:tabs>
              <w:tab w:val="right" w:leader="dot" w:pos="9350"/>
            </w:tabs>
            <w:rPr>
              <w:del w:id="73" w:author="Twardowski,Slawomir S.A." w:date="2020-10-31T20:13:00Z"/>
              <w:rFonts w:eastAsiaTheme="minorEastAsia" w:cstheme="minorBidi"/>
              <w:b w:val="0"/>
              <w:bCs w:val="0"/>
              <w:caps w:val="0"/>
              <w:noProof/>
              <w:u w:val="none"/>
              <w:lang w:val="nl-NL" w:eastAsia="nl-NL"/>
            </w:rPr>
          </w:pPr>
          <w:del w:id="74" w:author="Twardowski,Slawomir S.A." w:date="2020-10-31T20:13:00Z">
            <w:r w:rsidRPr="002D0B95" w:rsidDel="007423D9">
              <w:rPr>
                <w:caps w:val="0"/>
                <w:noProof/>
              </w:rPr>
              <w:fldChar w:fldCharType="begin"/>
            </w:r>
            <w:r w:rsidRPr="002D0B95" w:rsidDel="007423D9">
              <w:rPr>
                <w:b w:val="0"/>
                <w:bCs w:val="0"/>
                <w:noProof/>
              </w:rPr>
              <w:delInstrText xml:space="preserve"> HYPERLINK \l "_Toc55065067" </w:delInstrText>
            </w:r>
            <w:r w:rsidRPr="002D0B95" w:rsidDel="007423D9">
              <w:rPr>
                <w:caps w:val="0"/>
                <w:noProof/>
              </w:rPr>
              <w:fldChar w:fldCharType="separate"/>
            </w:r>
          </w:del>
          <w:ins w:id="75" w:author="Twardowski,Slawomir S.A." w:date="2020-10-31T20:17:00Z">
            <w:r w:rsidR="00126B03" w:rsidRPr="002D0B95">
              <w:rPr>
                <w:b w:val="0"/>
                <w:bCs w:val="0"/>
                <w:noProof/>
              </w:rPr>
              <w:t>Error! Hyperlink reference not valid.</w:t>
            </w:r>
          </w:ins>
          <w:del w:id="76" w:author="Twardowski,Slawomir S.A." w:date="2020-10-31T20:13:00Z">
            <w:r w:rsidR="00BE0DD2" w:rsidRPr="002D0B95" w:rsidDel="007423D9">
              <w:rPr>
                <w:rStyle w:val="Hyperlink"/>
                <w:rFonts w:cstheme="majorHAnsi"/>
                <w:b w:val="0"/>
                <w:bCs w:val="0"/>
                <w:noProof/>
              </w:rPr>
              <w:delText xml:space="preserve">Website in question can be found under this link: </w:delText>
            </w:r>
            <w:r w:rsidR="00BE0DD2" w:rsidRPr="002D0B95" w:rsidDel="007423D9">
              <w:rPr>
                <w:rStyle w:val="Hyperlink"/>
                <w:b w:val="0"/>
                <w:bCs w:val="0"/>
                <w:noProof/>
              </w:rPr>
              <w:delText>https://www.dominos.nl/</w:delText>
            </w:r>
            <w:r w:rsidR="00BE0DD2" w:rsidRPr="002D0B95" w:rsidDel="007423D9">
              <w:rPr>
                <w:b w:val="0"/>
                <w:bCs w:val="0"/>
                <w:noProof/>
                <w:webHidden/>
              </w:rPr>
              <w:tab/>
            </w:r>
            <w:r w:rsidR="00BE0DD2" w:rsidRPr="002D0B95" w:rsidDel="007423D9">
              <w:rPr>
                <w:caps w:val="0"/>
                <w:noProof/>
                <w:webHidden/>
              </w:rPr>
              <w:fldChar w:fldCharType="begin"/>
            </w:r>
            <w:r w:rsidR="00BE0DD2" w:rsidRPr="002D0B95" w:rsidDel="007423D9">
              <w:rPr>
                <w:b w:val="0"/>
                <w:bCs w:val="0"/>
                <w:noProof/>
                <w:webHidden/>
              </w:rPr>
              <w:delInstrText xml:space="preserve"> PAGEREF _Toc55065067 \h </w:delInstrText>
            </w:r>
            <w:r w:rsidR="00BE0DD2" w:rsidRPr="002D0B95" w:rsidDel="007423D9">
              <w:rPr>
                <w:caps w:val="0"/>
                <w:noProof/>
                <w:webHidden/>
              </w:rPr>
            </w:r>
            <w:r w:rsidR="00BE0DD2" w:rsidRPr="002D0B95" w:rsidDel="007423D9">
              <w:rPr>
                <w:caps w:val="0"/>
                <w:noProof/>
                <w:webHidden/>
              </w:rPr>
              <w:fldChar w:fldCharType="separate"/>
            </w:r>
          </w:del>
          <w:r>
            <w:rPr>
              <w:b w:val="0"/>
              <w:bCs w:val="0"/>
              <w:noProof/>
              <w:webHidden/>
            </w:rPr>
            <w:t>Error! Bookmark not defined.</w:t>
          </w:r>
          <w:del w:id="77" w:author="Twardowski,Slawomir S.A." w:date="2020-10-31T20:13:00Z">
            <w:r w:rsidR="00BE0DD2" w:rsidRPr="002D0B95" w:rsidDel="007423D9">
              <w:rPr>
                <w:caps w:val="0"/>
                <w:noProof/>
                <w:webHidden/>
              </w:rPr>
              <w:fldChar w:fldCharType="end"/>
            </w:r>
            <w:r w:rsidRPr="002D0B95" w:rsidDel="007423D9">
              <w:rPr>
                <w:caps w:val="0"/>
                <w:noProof/>
              </w:rPr>
              <w:fldChar w:fldCharType="end"/>
            </w:r>
          </w:del>
        </w:p>
        <w:p w14:paraId="13E73C9C" w14:textId="5D916FBD" w:rsidR="00BE0DD2" w:rsidRPr="002D0B95" w:rsidDel="007423D9" w:rsidRDefault="00206D4B">
          <w:pPr>
            <w:pStyle w:val="TOC1"/>
            <w:tabs>
              <w:tab w:val="right" w:leader="dot" w:pos="9350"/>
            </w:tabs>
            <w:rPr>
              <w:del w:id="78" w:author="Twardowski,Slawomir S.A." w:date="2020-10-31T20:13:00Z"/>
              <w:rFonts w:eastAsiaTheme="minorEastAsia" w:cstheme="minorBidi"/>
              <w:b w:val="0"/>
              <w:bCs w:val="0"/>
              <w:caps w:val="0"/>
              <w:noProof/>
              <w:u w:val="none"/>
              <w:lang w:val="nl-NL" w:eastAsia="nl-NL"/>
            </w:rPr>
          </w:pPr>
          <w:del w:id="79" w:author="Twardowski,Slawomir S.A." w:date="2020-10-31T20:13:00Z">
            <w:r w:rsidRPr="002D0B95" w:rsidDel="007423D9">
              <w:rPr>
                <w:caps w:val="0"/>
                <w:noProof/>
              </w:rPr>
              <w:fldChar w:fldCharType="begin"/>
            </w:r>
            <w:r w:rsidRPr="002D0B95" w:rsidDel="007423D9">
              <w:rPr>
                <w:b w:val="0"/>
                <w:bCs w:val="0"/>
                <w:noProof/>
              </w:rPr>
              <w:delInstrText xml:space="preserve"> HYPERLINK \l "_Toc55065068" </w:delInstrText>
            </w:r>
            <w:r w:rsidRPr="002D0B95" w:rsidDel="007423D9">
              <w:rPr>
                <w:caps w:val="0"/>
                <w:noProof/>
              </w:rPr>
              <w:fldChar w:fldCharType="separate"/>
            </w:r>
          </w:del>
          <w:ins w:id="80" w:author="Twardowski,Slawomir S.A." w:date="2020-10-31T20:17:00Z">
            <w:r w:rsidR="00126B03" w:rsidRPr="002D0B95">
              <w:rPr>
                <w:b w:val="0"/>
                <w:bCs w:val="0"/>
                <w:noProof/>
              </w:rPr>
              <w:t>Error! Hyperlink reference not valid.</w:t>
            </w:r>
          </w:ins>
          <w:del w:id="81" w:author="Twardowski,Slawomir S.A." w:date="2020-10-31T20:13:00Z">
            <w:r w:rsidR="00BE0DD2" w:rsidRPr="002D0B95" w:rsidDel="007423D9">
              <w:rPr>
                <w:rStyle w:val="Hyperlink"/>
                <w:b w:val="0"/>
                <w:bCs w:val="0"/>
                <w:noProof/>
              </w:rPr>
              <w:delText>Mario Pizzerias data types</w:delText>
            </w:r>
            <w:r w:rsidR="00BE0DD2" w:rsidRPr="002D0B95" w:rsidDel="007423D9">
              <w:rPr>
                <w:b w:val="0"/>
                <w:bCs w:val="0"/>
                <w:noProof/>
                <w:webHidden/>
              </w:rPr>
              <w:tab/>
            </w:r>
            <w:r w:rsidR="00BE0DD2" w:rsidRPr="002D0B95" w:rsidDel="007423D9">
              <w:rPr>
                <w:caps w:val="0"/>
                <w:noProof/>
                <w:webHidden/>
              </w:rPr>
              <w:fldChar w:fldCharType="begin"/>
            </w:r>
            <w:r w:rsidR="00BE0DD2" w:rsidRPr="002D0B95" w:rsidDel="007423D9">
              <w:rPr>
                <w:b w:val="0"/>
                <w:bCs w:val="0"/>
                <w:noProof/>
                <w:webHidden/>
              </w:rPr>
              <w:delInstrText xml:space="preserve"> PAGEREF _Toc55065068 \h </w:delInstrText>
            </w:r>
            <w:r w:rsidR="00BE0DD2" w:rsidRPr="002D0B95" w:rsidDel="007423D9">
              <w:rPr>
                <w:caps w:val="0"/>
                <w:noProof/>
                <w:webHidden/>
              </w:rPr>
            </w:r>
            <w:r w:rsidR="00BE0DD2" w:rsidRPr="002D0B95" w:rsidDel="007423D9">
              <w:rPr>
                <w:caps w:val="0"/>
                <w:noProof/>
                <w:webHidden/>
              </w:rPr>
              <w:fldChar w:fldCharType="separate"/>
            </w:r>
          </w:del>
          <w:r>
            <w:rPr>
              <w:b w:val="0"/>
              <w:bCs w:val="0"/>
              <w:noProof/>
              <w:webHidden/>
            </w:rPr>
            <w:t>Error! Bookmark not defined.</w:t>
          </w:r>
          <w:del w:id="82" w:author="Twardowski,Slawomir S.A." w:date="2020-10-31T20:13:00Z">
            <w:r w:rsidR="00BE0DD2" w:rsidRPr="002D0B95" w:rsidDel="007423D9">
              <w:rPr>
                <w:caps w:val="0"/>
                <w:noProof/>
                <w:webHidden/>
              </w:rPr>
              <w:fldChar w:fldCharType="end"/>
            </w:r>
            <w:r w:rsidRPr="002D0B95" w:rsidDel="007423D9">
              <w:rPr>
                <w:caps w:val="0"/>
                <w:noProof/>
              </w:rPr>
              <w:fldChar w:fldCharType="end"/>
            </w:r>
          </w:del>
        </w:p>
        <w:p w14:paraId="290CFA26" w14:textId="6B2BCFEF" w:rsidR="00BE0DD2" w:rsidRPr="002D0B95" w:rsidDel="007423D9" w:rsidRDefault="00206D4B">
          <w:pPr>
            <w:pStyle w:val="TOC2"/>
            <w:tabs>
              <w:tab w:val="right" w:leader="dot" w:pos="9350"/>
            </w:tabs>
            <w:rPr>
              <w:del w:id="83" w:author="Twardowski,Slawomir S.A." w:date="2020-10-31T20:13:00Z"/>
              <w:rFonts w:eastAsiaTheme="minorEastAsia" w:cstheme="minorBidi"/>
              <w:b w:val="0"/>
              <w:bCs w:val="0"/>
              <w:smallCaps w:val="0"/>
              <w:noProof/>
              <w:lang w:val="nl-NL" w:eastAsia="nl-NL"/>
            </w:rPr>
          </w:pPr>
          <w:del w:id="84" w:author="Twardowski,Slawomir S.A." w:date="2020-10-31T20:13:00Z">
            <w:r w:rsidRPr="002D0B95" w:rsidDel="007423D9">
              <w:rPr>
                <w:smallCaps w:val="0"/>
                <w:noProof/>
              </w:rPr>
              <w:fldChar w:fldCharType="begin"/>
            </w:r>
            <w:r w:rsidRPr="002D0B95" w:rsidDel="007423D9">
              <w:rPr>
                <w:b w:val="0"/>
                <w:bCs w:val="0"/>
                <w:noProof/>
              </w:rPr>
              <w:delInstrText xml:space="preserve"> HYPERLINK \l "_Toc55065069" </w:delInstrText>
            </w:r>
            <w:r w:rsidRPr="002D0B95" w:rsidDel="007423D9">
              <w:rPr>
                <w:smallCaps w:val="0"/>
                <w:noProof/>
              </w:rPr>
              <w:fldChar w:fldCharType="separate"/>
            </w:r>
          </w:del>
          <w:ins w:id="85" w:author="Twardowski,Slawomir S.A." w:date="2020-10-31T20:17:00Z">
            <w:r w:rsidR="00126B03" w:rsidRPr="002D0B95">
              <w:rPr>
                <w:b w:val="0"/>
                <w:bCs w:val="0"/>
                <w:noProof/>
              </w:rPr>
              <w:t>Error! Hyperlink reference not valid.</w:t>
            </w:r>
          </w:ins>
          <w:del w:id="86" w:author="Twardowski,Slawomir S.A." w:date="2020-10-31T20:13:00Z">
            <w:r w:rsidR="00BE0DD2" w:rsidRPr="002D0B95" w:rsidDel="007423D9">
              <w:rPr>
                <w:rStyle w:val="Hyperlink"/>
                <w:b w:val="0"/>
                <w:bCs w:val="0"/>
                <w:noProof/>
              </w:rPr>
              <w:delText>Extra ingredienten.csv</w:delText>
            </w:r>
            <w:r w:rsidR="00BE0DD2" w:rsidRPr="002D0B95" w:rsidDel="007423D9">
              <w:rPr>
                <w:b w:val="0"/>
                <w:bCs w:val="0"/>
                <w:noProof/>
                <w:webHidden/>
              </w:rPr>
              <w:tab/>
            </w:r>
            <w:r w:rsidR="00BE0DD2" w:rsidRPr="002D0B95" w:rsidDel="007423D9">
              <w:rPr>
                <w:smallCaps w:val="0"/>
                <w:noProof/>
                <w:webHidden/>
              </w:rPr>
              <w:fldChar w:fldCharType="begin"/>
            </w:r>
            <w:r w:rsidR="00BE0DD2" w:rsidRPr="002D0B95" w:rsidDel="007423D9">
              <w:rPr>
                <w:b w:val="0"/>
                <w:bCs w:val="0"/>
                <w:noProof/>
                <w:webHidden/>
              </w:rPr>
              <w:delInstrText xml:space="preserve"> PAGEREF _Toc55065069 \h </w:delInstrText>
            </w:r>
            <w:r w:rsidR="00BE0DD2" w:rsidRPr="002D0B95" w:rsidDel="007423D9">
              <w:rPr>
                <w:smallCaps w:val="0"/>
                <w:noProof/>
                <w:webHidden/>
              </w:rPr>
            </w:r>
            <w:r w:rsidR="00BE0DD2" w:rsidRPr="002D0B95" w:rsidDel="007423D9">
              <w:rPr>
                <w:smallCaps w:val="0"/>
                <w:noProof/>
                <w:webHidden/>
              </w:rPr>
              <w:fldChar w:fldCharType="separate"/>
            </w:r>
          </w:del>
          <w:r>
            <w:rPr>
              <w:b w:val="0"/>
              <w:bCs w:val="0"/>
              <w:noProof/>
              <w:webHidden/>
            </w:rPr>
            <w:t>Error! Bookmark not defined.</w:t>
          </w:r>
          <w:del w:id="87" w:author="Twardowski,Slawomir S.A." w:date="2020-10-31T20:13:00Z">
            <w:r w:rsidR="00BE0DD2" w:rsidRPr="002D0B95" w:rsidDel="007423D9">
              <w:rPr>
                <w:smallCaps w:val="0"/>
                <w:noProof/>
                <w:webHidden/>
              </w:rPr>
              <w:fldChar w:fldCharType="end"/>
            </w:r>
            <w:r w:rsidRPr="002D0B95" w:rsidDel="007423D9">
              <w:rPr>
                <w:smallCaps w:val="0"/>
                <w:noProof/>
              </w:rPr>
              <w:fldChar w:fldCharType="end"/>
            </w:r>
          </w:del>
        </w:p>
        <w:p w14:paraId="71E55699" w14:textId="18250A22" w:rsidR="00BE0DD2" w:rsidRPr="002D0B95" w:rsidDel="007423D9" w:rsidRDefault="00206D4B">
          <w:pPr>
            <w:pStyle w:val="TOC2"/>
            <w:tabs>
              <w:tab w:val="right" w:leader="dot" w:pos="9350"/>
            </w:tabs>
            <w:rPr>
              <w:del w:id="88" w:author="Twardowski,Slawomir S.A." w:date="2020-10-31T20:13:00Z"/>
              <w:rFonts w:eastAsiaTheme="minorEastAsia" w:cstheme="minorBidi"/>
              <w:b w:val="0"/>
              <w:bCs w:val="0"/>
              <w:smallCaps w:val="0"/>
              <w:noProof/>
              <w:lang w:val="nl-NL" w:eastAsia="nl-NL"/>
            </w:rPr>
          </w:pPr>
          <w:del w:id="89" w:author="Twardowski,Slawomir S.A." w:date="2020-10-31T20:13:00Z">
            <w:r w:rsidRPr="002D0B95" w:rsidDel="007423D9">
              <w:rPr>
                <w:smallCaps w:val="0"/>
                <w:noProof/>
              </w:rPr>
              <w:fldChar w:fldCharType="begin"/>
            </w:r>
            <w:r w:rsidRPr="002D0B95" w:rsidDel="007423D9">
              <w:rPr>
                <w:b w:val="0"/>
                <w:bCs w:val="0"/>
                <w:noProof/>
              </w:rPr>
              <w:delInstrText xml:space="preserve"> HYPERLINK \l "_Toc55065070" </w:delInstrText>
            </w:r>
            <w:r w:rsidRPr="002D0B95" w:rsidDel="007423D9">
              <w:rPr>
                <w:smallCaps w:val="0"/>
                <w:noProof/>
              </w:rPr>
              <w:fldChar w:fldCharType="separate"/>
            </w:r>
          </w:del>
          <w:ins w:id="90" w:author="Twardowski,Slawomir S.A." w:date="2020-10-31T20:17:00Z">
            <w:r w:rsidR="00126B03" w:rsidRPr="002D0B95">
              <w:rPr>
                <w:b w:val="0"/>
                <w:bCs w:val="0"/>
                <w:noProof/>
              </w:rPr>
              <w:t>Error! Hyperlink reference not valid.</w:t>
            </w:r>
          </w:ins>
          <w:del w:id="91" w:author="Twardowski,Slawomir S.A." w:date="2020-10-31T20:13:00Z">
            <w:r w:rsidR="00BE0DD2" w:rsidRPr="002D0B95" w:rsidDel="007423D9">
              <w:rPr>
                <w:rStyle w:val="Hyperlink"/>
                <w:b w:val="0"/>
                <w:bCs w:val="0"/>
                <w:noProof/>
              </w:rPr>
              <w:delText>MarioOrderData01_10000.csv - MarioOrderData04_10000.csv</w:delText>
            </w:r>
            <w:r w:rsidR="00BE0DD2" w:rsidRPr="002D0B95" w:rsidDel="007423D9">
              <w:rPr>
                <w:b w:val="0"/>
                <w:bCs w:val="0"/>
                <w:noProof/>
                <w:webHidden/>
              </w:rPr>
              <w:tab/>
            </w:r>
            <w:r w:rsidR="00BE0DD2" w:rsidRPr="002D0B95" w:rsidDel="007423D9">
              <w:rPr>
                <w:smallCaps w:val="0"/>
                <w:noProof/>
                <w:webHidden/>
              </w:rPr>
              <w:fldChar w:fldCharType="begin"/>
            </w:r>
            <w:r w:rsidR="00BE0DD2" w:rsidRPr="002D0B95" w:rsidDel="007423D9">
              <w:rPr>
                <w:b w:val="0"/>
                <w:bCs w:val="0"/>
                <w:noProof/>
                <w:webHidden/>
              </w:rPr>
              <w:delInstrText xml:space="preserve"> PAGEREF _Toc55065070 \h </w:delInstrText>
            </w:r>
            <w:r w:rsidR="00BE0DD2" w:rsidRPr="002D0B95" w:rsidDel="007423D9">
              <w:rPr>
                <w:smallCaps w:val="0"/>
                <w:noProof/>
                <w:webHidden/>
              </w:rPr>
            </w:r>
            <w:r w:rsidR="00BE0DD2" w:rsidRPr="002D0B95" w:rsidDel="007423D9">
              <w:rPr>
                <w:smallCaps w:val="0"/>
                <w:noProof/>
                <w:webHidden/>
              </w:rPr>
              <w:fldChar w:fldCharType="separate"/>
            </w:r>
          </w:del>
          <w:r>
            <w:rPr>
              <w:b w:val="0"/>
              <w:bCs w:val="0"/>
              <w:noProof/>
              <w:webHidden/>
            </w:rPr>
            <w:t>Error! Bookmark not defined.</w:t>
          </w:r>
          <w:del w:id="92" w:author="Twardowski,Slawomir S.A." w:date="2020-10-31T20:13:00Z">
            <w:r w:rsidR="00BE0DD2" w:rsidRPr="002D0B95" w:rsidDel="007423D9">
              <w:rPr>
                <w:smallCaps w:val="0"/>
                <w:noProof/>
                <w:webHidden/>
              </w:rPr>
              <w:fldChar w:fldCharType="end"/>
            </w:r>
            <w:r w:rsidRPr="002D0B95" w:rsidDel="007423D9">
              <w:rPr>
                <w:smallCaps w:val="0"/>
                <w:noProof/>
              </w:rPr>
              <w:fldChar w:fldCharType="end"/>
            </w:r>
          </w:del>
        </w:p>
        <w:p w14:paraId="063820C6" w14:textId="295A8B1E" w:rsidR="00BE0DD2" w:rsidRPr="002D0B95" w:rsidDel="007423D9" w:rsidRDefault="00206D4B">
          <w:pPr>
            <w:pStyle w:val="TOC2"/>
            <w:tabs>
              <w:tab w:val="right" w:leader="dot" w:pos="9350"/>
            </w:tabs>
            <w:rPr>
              <w:del w:id="93" w:author="Twardowski,Slawomir S.A." w:date="2020-10-31T20:13:00Z"/>
              <w:rFonts w:eastAsiaTheme="minorEastAsia" w:cstheme="minorBidi"/>
              <w:b w:val="0"/>
              <w:bCs w:val="0"/>
              <w:smallCaps w:val="0"/>
              <w:noProof/>
              <w:lang w:val="nl-NL" w:eastAsia="nl-NL"/>
            </w:rPr>
          </w:pPr>
          <w:del w:id="94" w:author="Twardowski,Slawomir S.A." w:date="2020-10-31T20:13:00Z">
            <w:r w:rsidRPr="002D0B95" w:rsidDel="007423D9">
              <w:rPr>
                <w:smallCaps w:val="0"/>
                <w:noProof/>
              </w:rPr>
              <w:fldChar w:fldCharType="begin"/>
            </w:r>
            <w:r w:rsidRPr="002D0B95" w:rsidDel="007423D9">
              <w:rPr>
                <w:b w:val="0"/>
                <w:bCs w:val="0"/>
                <w:noProof/>
              </w:rPr>
              <w:delInstrText xml:space="preserve"> HYPERLINK \l "_Toc55065071" </w:delInstrText>
            </w:r>
            <w:r w:rsidRPr="002D0B95" w:rsidDel="007423D9">
              <w:rPr>
                <w:smallCaps w:val="0"/>
                <w:noProof/>
              </w:rPr>
              <w:fldChar w:fldCharType="separate"/>
            </w:r>
          </w:del>
          <w:ins w:id="95" w:author="Twardowski,Slawomir S.A." w:date="2020-10-31T20:17:00Z">
            <w:r w:rsidR="00126B03" w:rsidRPr="002D0B95">
              <w:rPr>
                <w:b w:val="0"/>
                <w:bCs w:val="0"/>
                <w:noProof/>
              </w:rPr>
              <w:t>Error! Hyperlink reference not valid.</w:t>
            </w:r>
          </w:ins>
          <w:del w:id="96" w:author="Twardowski,Slawomir S.A." w:date="2020-10-31T20:13:00Z">
            <w:r w:rsidR="00BE0DD2" w:rsidRPr="002D0B95" w:rsidDel="007423D9">
              <w:rPr>
                <w:rStyle w:val="Hyperlink"/>
                <w:b w:val="0"/>
                <w:bCs w:val="0"/>
                <w:noProof/>
              </w:rPr>
              <w:delText>Overige producten.xlsx</w:delText>
            </w:r>
            <w:r w:rsidR="00BE0DD2" w:rsidRPr="002D0B95" w:rsidDel="007423D9">
              <w:rPr>
                <w:b w:val="0"/>
                <w:bCs w:val="0"/>
                <w:noProof/>
                <w:webHidden/>
              </w:rPr>
              <w:tab/>
            </w:r>
            <w:r w:rsidR="00BE0DD2" w:rsidRPr="002D0B95" w:rsidDel="007423D9">
              <w:rPr>
                <w:smallCaps w:val="0"/>
                <w:noProof/>
                <w:webHidden/>
              </w:rPr>
              <w:fldChar w:fldCharType="begin"/>
            </w:r>
            <w:r w:rsidR="00BE0DD2" w:rsidRPr="002D0B95" w:rsidDel="007423D9">
              <w:rPr>
                <w:b w:val="0"/>
                <w:bCs w:val="0"/>
                <w:noProof/>
                <w:webHidden/>
              </w:rPr>
              <w:delInstrText xml:space="preserve"> PAGEREF _Toc55065071 \h </w:delInstrText>
            </w:r>
            <w:r w:rsidR="00BE0DD2" w:rsidRPr="002D0B95" w:rsidDel="007423D9">
              <w:rPr>
                <w:smallCaps w:val="0"/>
                <w:noProof/>
                <w:webHidden/>
              </w:rPr>
            </w:r>
            <w:r w:rsidR="00BE0DD2" w:rsidRPr="002D0B95" w:rsidDel="007423D9">
              <w:rPr>
                <w:smallCaps w:val="0"/>
                <w:noProof/>
                <w:webHidden/>
              </w:rPr>
              <w:fldChar w:fldCharType="separate"/>
            </w:r>
          </w:del>
          <w:r>
            <w:rPr>
              <w:b w:val="0"/>
              <w:bCs w:val="0"/>
              <w:noProof/>
              <w:webHidden/>
            </w:rPr>
            <w:t>Error! Bookmark not defined.</w:t>
          </w:r>
          <w:del w:id="97" w:author="Twardowski,Slawomir S.A." w:date="2020-10-31T20:13:00Z">
            <w:r w:rsidR="00BE0DD2" w:rsidRPr="002D0B95" w:rsidDel="007423D9">
              <w:rPr>
                <w:smallCaps w:val="0"/>
                <w:noProof/>
                <w:webHidden/>
              </w:rPr>
              <w:fldChar w:fldCharType="end"/>
            </w:r>
            <w:r w:rsidRPr="002D0B95" w:rsidDel="007423D9">
              <w:rPr>
                <w:smallCaps w:val="0"/>
                <w:noProof/>
              </w:rPr>
              <w:fldChar w:fldCharType="end"/>
            </w:r>
          </w:del>
        </w:p>
        <w:p w14:paraId="324E02B4" w14:textId="5FDA061E" w:rsidR="00BE0DD2" w:rsidRPr="002D0B95" w:rsidDel="007423D9" w:rsidRDefault="00206D4B">
          <w:pPr>
            <w:pStyle w:val="TOC2"/>
            <w:tabs>
              <w:tab w:val="right" w:leader="dot" w:pos="9350"/>
            </w:tabs>
            <w:rPr>
              <w:del w:id="98" w:author="Twardowski,Slawomir S.A." w:date="2020-10-31T20:13:00Z"/>
              <w:rFonts w:eastAsiaTheme="minorEastAsia" w:cstheme="minorBidi"/>
              <w:b w:val="0"/>
              <w:bCs w:val="0"/>
              <w:smallCaps w:val="0"/>
              <w:noProof/>
              <w:lang w:val="nl-NL" w:eastAsia="nl-NL"/>
            </w:rPr>
          </w:pPr>
          <w:del w:id="99" w:author="Twardowski,Slawomir S.A." w:date="2020-10-31T20:13:00Z">
            <w:r w:rsidRPr="002D0B95" w:rsidDel="007423D9">
              <w:rPr>
                <w:smallCaps w:val="0"/>
                <w:noProof/>
              </w:rPr>
              <w:fldChar w:fldCharType="begin"/>
            </w:r>
            <w:r w:rsidRPr="002D0B95" w:rsidDel="007423D9">
              <w:rPr>
                <w:b w:val="0"/>
                <w:bCs w:val="0"/>
                <w:noProof/>
              </w:rPr>
              <w:delInstrText xml:space="preserve"> HYPERLINK \l "_Toc55065072" </w:delInstrText>
            </w:r>
            <w:r w:rsidRPr="002D0B95" w:rsidDel="007423D9">
              <w:rPr>
                <w:smallCaps w:val="0"/>
                <w:noProof/>
              </w:rPr>
              <w:fldChar w:fldCharType="separate"/>
            </w:r>
          </w:del>
          <w:ins w:id="100" w:author="Twardowski,Slawomir S.A." w:date="2020-10-31T20:17:00Z">
            <w:r w:rsidR="00126B03" w:rsidRPr="002D0B95">
              <w:rPr>
                <w:b w:val="0"/>
                <w:bCs w:val="0"/>
                <w:noProof/>
              </w:rPr>
              <w:t>Error! Hyperlink reference not valid.</w:t>
            </w:r>
          </w:ins>
          <w:del w:id="101" w:author="Twardowski,Slawomir S.A." w:date="2020-10-31T20:13:00Z">
            <w:r w:rsidR="00BE0DD2" w:rsidRPr="002D0B95" w:rsidDel="007423D9">
              <w:rPr>
                <w:rStyle w:val="Hyperlink"/>
                <w:b w:val="0"/>
                <w:bCs w:val="0"/>
                <w:noProof/>
              </w:rPr>
              <w:delText>pizza_ingredienten.xlsx</w:delText>
            </w:r>
            <w:r w:rsidR="00BE0DD2" w:rsidRPr="002D0B95" w:rsidDel="007423D9">
              <w:rPr>
                <w:b w:val="0"/>
                <w:bCs w:val="0"/>
                <w:noProof/>
                <w:webHidden/>
              </w:rPr>
              <w:tab/>
            </w:r>
            <w:r w:rsidR="00BE0DD2" w:rsidRPr="002D0B95" w:rsidDel="007423D9">
              <w:rPr>
                <w:smallCaps w:val="0"/>
                <w:noProof/>
                <w:webHidden/>
              </w:rPr>
              <w:fldChar w:fldCharType="begin"/>
            </w:r>
            <w:r w:rsidR="00BE0DD2" w:rsidRPr="002D0B95" w:rsidDel="007423D9">
              <w:rPr>
                <w:b w:val="0"/>
                <w:bCs w:val="0"/>
                <w:noProof/>
                <w:webHidden/>
              </w:rPr>
              <w:delInstrText xml:space="preserve"> PAGEREF _Toc55065072 \h </w:delInstrText>
            </w:r>
            <w:r w:rsidR="00BE0DD2" w:rsidRPr="002D0B95" w:rsidDel="007423D9">
              <w:rPr>
                <w:smallCaps w:val="0"/>
                <w:noProof/>
                <w:webHidden/>
              </w:rPr>
            </w:r>
            <w:r w:rsidR="00BE0DD2" w:rsidRPr="002D0B95" w:rsidDel="007423D9">
              <w:rPr>
                <w:smallCaps w:val="0"/>
                <w:noProof/>
                <w:webHidden/>
              </w:rPr>
              <w:fldChar w:fldCharType="separate"/>
            </w:r>
          </w:del>
          <w:r>
            <w:rPr>
              <w:b w:val="0"/>
              <w:bCs w:val="0"/>
              <w:noProof/>
              <w:webHidden/>
            </w:rPr>
            <w:t>Error! Bookmark not defined.</w:t>
          </w:r>
          <w:del w:id="102" w:author="Twardowski,Slawomir S.A." w:date="2020-10-31T20:13:00Z">
            <w:r w:rsidR="00BE0DD2" w:rsidRPr="002D0B95" w:rsidDel="007423D9">
              <w:rPr>
                <w:smallCaps w:val="0"/>
                <w:noProof/>
                <w:webHidden/>
              </w:rPr>
              <w:fldChar w:fldCharType="end"/>
            </w:r>
            <w:r w:rsidRPr="002D0B95" w:rsidDel="007423D9">
              <w:rPr>
                <w:smallCaps w:val="0"/>
                <w:noProof/>
              </w:rPr>
              <w:fldChar w:fldCharType="end"/>
            </w:r>
          </w:del>
        </w:p>
        <w:p w14:paraId="75CA84C3" w14:textId="2D56DB88" w:rsidR="00BE0DD2" w:rsidRPr="002D0B95" w:rsidDel="007423D9" w:rsidRDefault="00206D4B">
          <w:pPr>
            <w:pStyle w:val="TOC2"/>
            <w:tabs>
              <w:tab w:val="right" w:leader="dot" w:pos="9350"/>
            </w:tabs>
            <w:rPr>
              <w:del w:id="103" w:author="Twardowski,Slawomir S.A." w:date="2020-10-31T20:13:00Z"/>
              <w:rFonts w:eastAsiaTheme="minorEastAsia" w:cstheme="minorBidi"/>
              <w:b w:val="0"/>
              <w:bCs w:val="0"/>
              <w:smallCaps w:val="0"/>
              <w:noProof/>
              <w:lang w:val="nl-NL" w:eastAsia="nl-NL"/>
            </w:rPr>
          </w:pPr>
          <w:del w:id="104" w:author="Twardowski,Slawomir S.A." w:date="2020-10-31T20:13:00Z">
            <w:r w:rsidRPr="002D0B95" w:rsidDel="007423D9">
              <w:rPr>
                <w:smallCaps w:val="0"/>
                <w:noProof/>
              </w:rPr>
              <w:fldChar w:fldCharType="begin"/>
            </w:r>
            <w:r w:rsidRPr="002D0B95" w:rsidDel="007423D9">
              <w:rPr>
                <w:b w:val="0"/>
                <w:bCs w:val="0"/>
                <w:noProof/>
              </w:rPr>
              <w:delInstrText xml:space="preserve"> HYPERLINK \l "_Toc55065073" </w:delInstrText>
            </w:r>
            <w:r w:rsidRPr="002D0B95" w:rsidDel="007423D9">
              <w:rPr>
                <w:smallCaps w:val="0"/>
                <w:noProof/>
              </w:rPr>
              <w:fldChar w:fldCharType="separate"/>
            </w:r>
          </w:del>
          <w:ins w:id="105" w:author="Twardowski,Slawomir S.A." w:date="2020-10-31T20:17:00Z">
            <w:r w:rsidR="00126B03" w:rsidRPr="002D0B95">
              <w:rPr>
                <w:b w:val="0"/>
                <w:bCs w:val="0"/>
                <w:noProof/>
              </w:rPr>
              <w:t>Error! Hyperlink reference not valid.</w:t>
            </w:r>
          </w:ins>
          <w:del w:id="106" w:author="Twardowski,Slawomir S.A." w:date="2020-10-31T20:13:00Z">
            <w:r w:rsidR="00BE0DD2" w:rsidRPr="002D0B95" w:rsidDel="007423D9">
              <w:rPr>
                <w:rStyle w:val="Hyperlink"/>
                <w:b w:val="0"/>
                <w:bCs w:val="0"/>
                <w:noProof/>
              </w:rPr>
              <w:delText>pizzabodems.xlsx</w:delText>
            </w:r>
            <w:r w:rsidR="00BE0DD2" w:rsidRPr="002D0B95" w:rsidDel="007423D9">
              <w:rPr>
                <w:b w:val="0"/>
                <w:bCs w:val="0"/>
                <w:noProof/>
                <w:webHidden/>
              </w:rPr>
              <w:tab/>
            </w:r>
            <w:r w:rsidR="00BE0DD2" w:rsidRPr="002D0B95" w:rsidDel="007423D9">
              <w:rPr>
                <w:smallCaps w:val="0"/>
                <w:noProof/>
                <w:webHidden/>
              </w:rPr>
              <w:fldChar w:fldCharType="begin"/>
            </w:r>
            <w:r w:rsidR="00BE0DD2" w:rsidRPr="002D0B95" w:rsidDel="007423D9">
              <w:rPr>
                <w:b w:val="0"/>
                <w:bCs w:val="0"/>
                <w:noProof/>
                <w:webHidden/>
              </w:rPr>
              <w:delInstrText xml:space="preserve"> PAGEREF _Toc55065073 \h </w:delInstrText>
            </w:r>
            <w:r w:rsidR="00BE0DD2" w:rsidRPr="002D0B95" w:rsidDel="007423D9">
              <w:rPr>
                <w:smallCaps w:val="0"/>
                <w:noProof/>
                <w:webHidden/>
              </w:rPr>
            </w:r>
            <w:r w:rsidR="00BE0DD2" w:rsidRPr="002D0B95" w:rsidDel="007423D9">
              <w:rPr>
                <w:smallCaps w:val="0"/>
                <w:noProof/>
                <w:webHidden/>
              </w:rPr>
              <w:fldChar w:fldCharType="separate"/>
            </w:r>
          </w:del>
          <w:r>
            <w:rPr>
              <w:b w:val="0"/>
              <w:bCs w:val="0"/>
              <w:noProof/>
              <w:webHidden/>
            </w:rPr>
            <w:t>Error! Bookmark not defined.</w:t>
          </w:r>
          <w:del w:id="107" w:author="Twardowski,Slawomir S.A." w:date="2020-10-31T20:13:00Z">
            <w:r w:rsidR="00BE0DD2" w:rsidRPr="002D0B95" w:rsidDel="007423D9">
              <w:rPr>
                <w:smallCaps w:val="0"/>
                <w:noProof/>
                <w:webHidden/>
              </w:rPr>
              <w:fldChar w:fldCharType="end"/>
            </w:r>
            <w:r w:rsidRPr="002D0B95" w:rsidDel="007423D9">
              <w:rPr>
                <w:smallCaps w:val="0"/>
                <w:noProof/>
              </w:rPr>
              <w:fldChar w:fldCharType="end"/>
            </w:r>
          </w:del>
        </w:p>
        <w:p w14:paraId="755410B7" w14:textId="1C6E4E9E" w:rsidR="00BE0DD2" w:rsidRPr="002D0B95" w:rsidDel="007423D9" w:rsidRDefault="00206D4B">
          <w:pPr>
            <w:pStyle w:val="TOC2"/>
            <w:tabs>
              <w:tab w:val="right" w:leader="dot" w:pos="9350"/>
            </w:tabs>
            <w:rPr>
              <w:del w:id="108" w:author="Twardowski,Slawomir S.A." w:date="2020-10-31T20:13:00Z"/>
              <w:rFonts w:eastAsiaTheme="minorEastAsia" w:cstheme="minorBidi"/>
              <w:b w:val="0"/>
              <w:bCs w:val="0"/>
              <w:smallCaps w:val="0"/>
              <w:noProof/>
              <w:lang w:val="nl-NL" w:eastAsia="nl-NL"/>
            </w:rPr>
          </w:pPr>
          <w:del w:id="109" w:author="Twardowski,Slawomir S.A." w:date="2020-10-31T20:13:00Z">
            <w:r w:rsidRPr="002D0B95" w:rsidDel="007423D9">
              <w:rPr>
                <w:smallCaps w:val="0"/>
                <w:noProof/>
              </w:rPr>
              <w:fldChar w:fldCharType="begin"/>
            </w:r>
            <w:r w:rsidRPr="002D0B95" w:rsidDel="007423D9">
              <w:rPr>
                <w:b w:val="0"/>
                <w:bCs w:val="0"/>
                <w:noProof/>
              </w:rPr>
              <w:delInstrText xml:space="preserve"> HYPERLINK \l "_Toc55065074" </w:delInstrText>
            </w:r>
            <w:r w:rsidRPr="002D0B95" w:rsidDel="007423D9">
              <w:rPr>
                <w:smallCaps w:val="0"/>
                <w:noProof/>
              </w:rPr>
              <w:fldChar w:fldCharType="separate"/>
            </w:r>
          </w:del>
          <w:ins w:id="110" w:author="Twardowski,Slawomir S.A." w:date="2020-10-31T20:17:00Z">
            <w:r w:rsidR="00126B03" w:rsidRPr="002D0B95">
              <w:rPr>
                <w:b w:val="0"/>
                <w:bCs w:val="0"/>
                <w:noProof/>
              </w:rPr>
              <w:t>Error! Hyperlink reference not valid.</w:t>
            </w:r>
          </w:ins>
          <w:del w:id="111" w:author="Twardowski,Slawomir S.A." w:date="2020-10-31T20:13:00Z">
            <w:r w:rsidR="00BE0DD2" w:rsidRPr="002D0B95" w:rsidDel="007423D9">
              <w:rPr>
                <w:rStyle w:val="Hyperlink"/>
                <w:b w:val="0"/>
                <w:bCs w:val="0"/>
                <w:noProof/>
              </w:rPr>
              <w:delText>Winkels Mario.txt</w:delText>
            </w:r>
            <w:r w:rsidR="00BE0DD2" w:rsidRPr="002D0B95" w:rsidDel="007423D9">
              <w:rPr>
                <w:b w:val="0"/>
                <w:bCs w:val="0"/>
                <w:noProof/>
                <w:webHidden/>
              </w:rPr>
              <w:tab/>
            </w:r>
            <w:r w:rsidR="00BE0DD2" w:rsidRPr="002D0B95" w:rsidDel="007423D9">
              <w:rPr>
                <w:smallCaps w:val="0"/>
                <w:noProof/>
                <w:webHidden/>
              </w:rPr>
              <w:fldChar w:fldCharType="begin"/>
            </w:r>
            <w:r w:rsidR="00BE0DD2" w:rsidRPr="002D0B95" w:rsidDel="007423D9">
              <w:rPr>
                <w:b w:val="0"/>
                <w:bCs w:val="0"/>
                <w:noProof/>
                <w:webHidden/>
              </w:rPr>
              <w:delInstrText xml:space="preserve"> PAGEREF _Toc55065074 \h </w:delInstrText>
            </w:r>
            <w:r w:rsidR="00BE0DD2" w:rsidRPr="002D0B95" w:rsidDel="007423D9">
              <w:rPr>
                <w:smallCaps w:val="0"/>
                <w:noProof/>
                <w:webHidden/>
              </w:rPr>
            </w:r>
            <w:r w:rsidR="00BE0DD2" w:rsidRPr="002D0B95" w:rsidDel="007423D9">
              <w:rPr>
                <w:smallCaps w:val="0"/>
                <w:noProof/>
                <w:webHidden/>
              </w:rPr>
              <w:fldChar w:fldCharType="separate"/>
            </w:r>
          </w:del>
          <w:r>
            <w:rPr>
              <w:b w:val="0"/>
              <w:bCs w:val="0"/>
              <w:noProof/>
              <w:webHidden/>
            </w:rPr>
            <w:t>Error! Bookmark not defined.</w:t>
          </w:r>
          <w:del w:id="112" w:author="Twardowski,Slawomir S.A." w:date="2020-10-31T20:13:00Z">
            <w:r w:rsidR="00BE0DD2" w:rsidRPr="002D0B95" w:rsidDel="007423D9">
              <w:rPr>
                <w:smallCaps w:val="0"/>
                <w:noProof/>
                <w:webHidden/>
              </w:rPr>
              <w:fldChar w:fldCharType="end"/>
            </w:r>
            <w:r w:rsidRPr="002D0B95" w:rsidDel="007423D9">
              <w:rPr>
                <w:smallCaps w:val="0"/>
                <w:noProof/>
              </w:rPr>
              <w:fldChar w:fldCharType="end"/>
            </w:r>
          </w:del>
        </w:p>
        <w:p w14:paraId="351241A1" w14:textId="57395DDB" w:rsidR="00BE0DD2" w:rsidRPr="002D0B95" w:rsidDel="007423D9" w:rsidRDefault="00206D4B">
          <w:pPr>
            <w:pStyle w:val="TOC2"/>
            <w:tabs>
              <w:tab w:val="right" w:leader="dot" w:pos="9350"/>
            </w:tabs>
            <w:rPr>
              <w:del w:id="113" w:author="Twardowski,Slawomir S.A." w:date="2020-10-31T20:13:00Z"/>
              <w:rFonts w:eastAsiaTheme="minorEastAsia" w:cstheme="minorBidi"/>
              <w:b w:val="0"/>
              <w:bCs w:val="0"/>
              <w:smallCaps w:val="0"/>
              <w:noProof/>
              <w:lang w:val="nl-NL" w:eastAsia="nl-NL"/>
            </w:rPr>
          </w:pPr>
          <w:del w:id="114" w:author="Twardowski,Slawomir S.A." w:date="2020-10-31T20:13:00Z">
            <w:r w:rsidRPr="002D0B95" w:rsidDel="007423D9">
              <w:rPr>
                <w:smallCaps w:val="0"/>
                <w:noProof/>
              </w:rPr>
              <w:fldChar w:fldCharType="begin"/>
            </w:r>
            <w:r w:rsidRPr="002D0B95" w:rsidDel="007423D9">
              <w:rPr>
                <w:b w:val="0"/>
                <w:bCs w:val="0"/>
                <w:noProof/>
              </w:rPr>
              <w:delInstrText xml:space="preserve"> HYPERLINK \l "_Toc55065075" </w:delInstrText>
            </w:r>
            <w:r w:rsidRPr="002D0B95" w:rsidDel="007423D9">
              <w:rPr>
                <w:smallCaps w:val="0"/>
                <w:noProof/>
              </w:rPr>
              <w:fldChar w:fldCharType="separate"/>
            </w:r>
          </w:del>
          <w:ins w:id="115" w:author="Twardowski,Slawomir S.A." w:date="2020-10-31T20:17:00Z">
            <w:r w:rsidR="00126B03" w:rsidRPr="002D0B95">
              <w:rPr>
                <w:b w:val="0"/>
                <w:bCs w:val="0"/>
                <w:noProof/>
              </w:rPr>
              <w:t>Error! Hyperlink reference not valid.</w:t>
            </w:r>
          </w:ins>
          <w:del w:id="116" w:author="Twardowski,Slawomir S.A." w:date="2020-10-31T20:13:00Z">
            <w:r w:rsidR="00BE0DD2" w:rsidRPr="002D0B95" w:rsidDel="007423D9">
              <w:rPr>
                <w:rStyle w:val="Hyperlink"/>
                <w:b w:val="0"/>
                <w:bCs w:val="0"/>
                <w:noProof/>
              </w:rPr>
              <w:delText>Postcode tabel.mdb</w:delText>
            </w:r>
            <w:r w:rsidR="00BE0DD2" w:rsidRPr="002D0B95" w:rsidDel="007423D9">
              <w:rPr>
                <w:b w:val="0"/>
                <w:bCs w:val="0"/>
                <w:noProof/>
                <w:webHidden/>
              </w:rPr>
              <w:tab/>
            </w:r>
            <w:r w:rsidR="00BE0DD2" w:rsidRPr="002D0B95" w:rsidDel="007423D9">
              <w:rPr>
                <w:smallCaps w:val="0"/>
                <w:noProof/>
                <w:webHidden/>
              </w:rPr>
              <w:fldChar w:fldCharType="begin"/>
            </w:r>
            <w:r w:rsidR="00BE0DD2" w:rsidRPr="002D0B95" w:rsidDel="007423D9">
              <w:rPr>
                <w:b w:val="0"/>
                <w:bCs w:val="0"/>
                <w:noProof/>
                <w:webHidden/>
              </w:rPr>
              <w:delInstrText xml:space="preserve"> PAGEREF _Toc55065075 \h </w:delInstrText>
            </w:r>
            <w:r w:rsidR="00BE0DD2" w:rsidRPr="002D0B95" w:rsidDel="007423D9">
              <w:rPr>
                <w:smallCaps w:val="0"/>
                <w:noProof/>
                <w:webHidden/>
              </w:rPr>
            </w:r>
            <w:r w:rsidR="00BE0DD2" w:rsidRPr="002D0B95" w:rsidDel="007423D9">
              <w:rPr>
                <w:smallCaps w:val="0"/>
                <w:noProof/>
                <w:webHidden/>
              </w:rPr>
              <w:fldChar w:fldCharType="separate"/>
            </w:r>
          </w:del>
          <w:r>
            <w:rPr>
              <w:b w:val="0"/>
              <w:bCs w:val="0"/>
              <w:noProof/>
              <w:webHidden/>
            </w:rPr>
            <w:t>Error! Bookmark not defined.</w:t>
          </w:r>
          <w:del w:id="117" w:author="Twardowski,Slawomir S.A." w:date="2020-10-31T20:13:00Z">
            <w:r w:rsidR="00BE0DD2" w:rsidRPr="002D0B95" w:rsidDel="007423D9">
              <w:rPr>
                <w:smallCaps w:val="0"/>
                <w:noProof/>
                <w:webHidden/>
              </w:rPr>
              <w:fldChar w:fldCharType="end"/>
            </w:r>
            <w:r w:rsidRPr="002D0B95" w:rsidDel="007423D9">
              <w:rPr>
                <w:smallCaps w:val="0"/>
                <w:noProof/>
              </w:rPr>
              <w:fldChar w:fldCharType="end"/>
            </w:r>
          </w:del>
        </w:p>
        <w:p w14:paraId="186C8ECA" w14:textId="023F44B6" w:rsidR="00BE0DD2" w:rsidRPr="002D0B95" w:rsidDel="007423D9" w:rsidRDefault="00206D4B">
          <w:pPr>
            <w:pStyle w:val="TOC1"/>
            <w:tabs>
              <w:tab w:val="right" w:leader="dot" w:pos="9350"/>
            </w:tabs>
            <w:rPr>
              <w:del w:id="118" w:author="Twardowski,Slawomir S.A." w:date="2020-10-31T20:13:00Z"/>
              <w:rFonts w:eastAsiaTheme="minorEastAsia" w:cstheme="minorBidi"/>
              <w:b w:val="0"/>
              <w:bCs w:val="0"/>
              <w:caps w:val="0"/>
              <w:noProof/>
              <w:u w:val="none"/>
              <w:lang w:val="nl-NL" w:eastAsia="nl-NL"/>
            </w:rPr>
          </w:pPr>
          <w:del w:id="119" w:author="Twardowski,Slawomir S.A." w:date="2020-10-31T20:13:00Z">
            <w:r w:rsidRPr="002D0B95" w:rsidDel="007423D9">
              <w:rPr>
                <w:caps w:val="0"/>
                <w:noProof/>
              </w:rPr>
              <w:fldChar w:fldCharType="begin"/>
            </w:r>
            <w:r w:rsidRPr="002D0B95" w:rsidDel="007423D9">
              <w:rPr>
                <w:b w:val="0"/>
                <w:bCs w:val="0"/>
                <w:noProof/>
              </w:rPr>
              <w:delInstrText xml:space="preserve"> HYPERLINK \l "_Toc55065076" </w:delInstrText>
            </w:r>
            <w:r w:rsidRPr="002D0B95" w:rsidDel="007423D9">
              <w:rPr>
                <w:caps w:val="0"/>
                <w:noProof/>
              </w:rPr>
              <w:fldChar w:fldCharType="separate"/>
            </w:r>
          </w:del>
          <w:ins w:id="120" w:author="Twardowski,Slawomir S.A." w:date="2020-10-31T20:17:00Z">
            <w:r w:rsidR="00126B03" w:rsidRPr="002D0B95">
              <w:rPr>
                <w:b w:val="0"/>
                <w:bCs w:val="0"/>
                <w:noProof/>
              </w:rPr>
              <w:t>Error! Hyperlink reference not valid.</w:t>
            </w:r>
          </w:ins>
          <w:del w:id="121" w:author="Twardowski,Slawomir S.A." w:date="2020-10-31T20:13:00Z">
            <w:r w:rsidR="00BE0DD2" w:rsidRPr="002D0B95" w:rsidDel="007423D9">
              <w:rPr>
                <w:rStyle w:val="Hyperlink"/>
                <w:b w:val="0"/>
                <w:bCs w:val="0"/>
                <w:noProof/>
              </w:rPr>
              <w:delText>Summary</w:delText>
            </w:r>
            <w:r w:rsidR="00BE0DD2" w:rsidRPr="002D0B95" w:rsidDel="007423D9">
              <w:rPr>
                <w:b w:val="0"/>
                <w:bCs w:val="0"/>
                <w:noProof/>
                <w:webHidden/>
              </w:rPr>
              <w:tab/>
            </w:r>
            <w:r w:rsidR="00BE0DD2" w:rsidRPr="002D0B95" w:rsidDel="007423D9">
              <w:rPr>
                <w:caps w:val="0"/>
                <w:noProof/>
                <w:webHidden/>
              </w:rPr>
              <w:fldChar w:fldCharType="begin"/>
            </w:r>
            <w:r w:rsidR="00BE0DD2" w:rsidRPr="002D0B95" w:rsidDel="007423D9">
              <w:rPr>
                <w:b w:val="0"/>
                <w:bCs w:val="0"/>
                <w:noProof/>
                <w:webHidden/>
              </w:rPr>
              <w:delInstrText xml:space="preserve"> PAGEREF _Toc55065076 \h </w:delInstrText>
            </w:r>
            <w:r w:rsidR="00BE0DD2" w:rsidRPr="002D0B95" w:rsidDel="007423D9">
              <w:rPr>
                <w:caps w:val="0"/>
                <w:noProof/>
                <w:webHidden/>
              </w:rPr>
            </w:r>
            <w:r w:rsidR="00BE0DD2" w:rsidRPr="002D0B95" w:rsidDel="007423D9">
              <w:rPr>
                <w:caps w:val="0"/>
                <w:noProof/>
                <w:webHidden/>
              </w:rPr>
              <w:fldChar w:fldCharType="separate"/>
            </w:r>
          </w:del>
          <w:r>
            <w:rPr>
              <w:b w:val="0"/>
              <w:bCs w:val="0"/>
              <w:noProof/>
              <w:webHidden/>
            </w:rPr>
            <w:t>Error! Bookmark not defined.</w:t>
          </w:r>
          <w:del w:id="122" w:author="Twardowski,Slawomir S.A." w:date="2020-10-31T20:13:00Z">
            <w:r w:rsidR="00BE0DD2" w:rsidRPr="002D0B95" w:rsidDel="007423D9">
              <w:rPr>
                <w:caps w:val="0"/>
                <w:noProof/>
                <w:webHidden/>
              </w:rPr>
              <w:fldChar w:fldCharType="end"/>
            </w:r>
            <w:r w:rsidRPr="002D0B95" w:rsidDel="007423D9">
              <w:rPr>
                <w:caps w:val="0"/>
                <w:noProof/>
              </w:rPr>
              <w:fldChar w:fldCharType="end"/>
            </w:r>
          </w:del>
        </w:p>
        <w:p w14:paraId="38FE5229" w14:textId="17AE91EF" w:rsidR="00633859" w:rsidRDefault="00633859">
          <w:r w:rsidRPr="002D0B95">
            <w:rPr>
              <w:noProof/>
            </w:rPr>
            <w:fldChar w:fldCharType="end"/>
          </w:r>
        </w:p>
      </w:sdtContent>
    </w:sdt>
    <w:p w14:paraId="4BF84781" w14:textId="5444C369" w:rsidR="42EA64BB" w:rsidDel="004F1C26" w:rsidRDefault="001021F0" w:rsidP="00C42EEE">
      <w:pPr>
        <w:rPr>
          <w:del w:id="123" w:author="Twardowski,Slawomir S.A." w:date="2020-10-31T20:02:00Z"/>
          <w:sz w:val="28"/>
          <w:szCs w:val="28"/>
        </w:rPr>
      </w:pPr>
      <w:del w:id="124" w:author="Twardowski,Slawomir S.A." w:date="2020-10-31T20:02:00Z">
        <w:r w:rsidDel="00C42EEE">
          <w:rPr>
            <w:sz w:val="28"/>
            <w:szCs w:val="28"/>
          </w:rPr>
          <w:br w:type="page"/>
        </w:r>
      </w:del>
    </w:p>
    <w:p w14:paraId="6D09735A" w14:textId="108EBDA2" w:rsidR="004F1C26" w:rsidRDefault="004F1C26" w:rsidP="42EA64BB">
      <w:pPr>
        <w:rPr>
          <w:ins w:id="125" w:author="Twardowski,Slawomir S.A." w:date="2020-10-31T20:03:00Z"/>
          <w:sz w:val="28"/>
          <w:szCs w:val="28"/>
        </w:rPr>
      </w:pPr>
    </w:p>
    <w:p w14:paraId="4F0D98B0" w14:textId="42F28F73" w:rsidR="004F1C26" w:rsidRDefault="004F1C26" w:rsidP="42EA64BB">
      <w:pPr>
        <w:rPr>
          <w:ins w:id="126" w:author="Twardowski,Slawomir S.A." w:date="2020-10-31T20:03:00Z"/>
          <w:sz w:val="28"/>
          <w:szCs w:val="28"/>
        </w:rPr>
      </w:pPr>
    </w:p>
    <w:p w14:paraId="6E75FBE0" w14:textId="06C39438" w:rsidR="004F1C26" w:rsidRDefault="004F1C26" w:rsidP="42EA64BB">
      <w:pPr>
        <w:rPr>
          <w:ins w:id="127" w:author="Twardowski,Slawomir S.A." w:date="2020-10-31T20:03:00Z"/>
          <w:sz w:val="28"/>
          <w:szCs w:val="28"/>
        </w:rPr>
      </w:pPr>
    </w:p>
    <w:p w14:paraId="1819E51D" w14:textId="21776FD9" w:rsidR="004F1C26" w:rsidRDefault="004F1C26" w:rsidP="42EA64BB">
      <w:pPr>
        <w:rPr>
          <w:ins w:id="128" w:author="Twardowski,Slawomir S.A." w:date="2020-10-31T20:03:00Z"/>
          <w:sz w:val="28"/>
          <w:szCs w:val="28"/>
        </w:rPr>
      </w:pPr>
    </w:p>
    <w:p w14:paraId="7E0A94E5" w14:textId="358285EA" w:rsidR="004F1C26" w:rsidRDefault="004F1C26" w:rsidP="42EA64BB">
      <w:pPr>
        <w:rPr>
          <w:ins w:id="129" w:author="Twardowski,Slawomir S.A." w:date="2020-10-31T20:03:00Z"/>
          <w:sz w:val="28"/>
          <w:szCs w:val="28"/>
        </w:rPr>
      </w:pPr>
    </w:p>
    <w:p w14:paraId="6B583613" w14:textId="5F91AF18" w:rsidR="004F1C26" w:rsidRDefault="004F1C26" w:rsidP="42EA64BB">
      <w:pPr>
        <w:rPr>
          <w:ins w:id="130" w:author="Twardowski,Slawomir S.A." w:date="2020-10-31T20:03:00Z"/>
          <w:sz w:val="28"/>
          <w:szCs w:val="28"/>
        </w:rPr>
      </w:pPr>
    </w:p>
    <w:p w14:paraId="72F71C55" w14:textId="44DA0CC7" w:rsidR="004F1C26" w:rsidRDefault="004F1C26" w:rsidP="42EA64BB">
      <w:pPr>
        <w:rPr>
          <w:ins w:id="131" w:author="Twardowski,Slawomir S.A." w:date="2020-10-31T20:03:00Z"/>
          <w:sz w:val="28"/>
          <w:szCs w:val="28"/>
        </w:rPr>
      </w:pPr>
    </w:p>
    <w:p w14:paraId="7C28F566" w14:textId="2FB98B3C" w:rsidR="004F1C26" w:rsidRDefault="004F1C26" w:rsidP="42EA64BB">
      <w:pPr>
        <w:rPr>
          <w:ins w:id="132" w:author="Twardowski,Slawomir S.A." w:date="2020-10-31T20:17:00Z"/>
          <w:sz w:val="28"/>
          <w:szCs w:val="28"/>
        </w:rPr>
      </w:pPr>
    </w:p>
    <w:p w14:paraId="7C1F41BA" w14:textId="77777777" w:rsidR="00126B03" w:rsidRDefault="00126B03" w:rsidP="42EA64BB">
      <w:pPr>
        <w:rPr>
          <w:ins w:id="133" w:author="Twardowski,Slawomir S.A." w:date="2020-10-31T20:03:00Z"/>
          <w:sz w:val="28"/>
          <w:szCs w:val="28"/>
        </w:rPr>
      </w:pPr>
    </w:p>
    <w:p w14:paraId="4C474E35" w14:textId="6881776B" w:rsidR="004F1C26" w:rsidRDefault="004F1C26" w:rsidP="42EA64BB">
      <w:pPr>
        <w:rPr>
          <w:ins w:id="134" w:author="Twardowski,Slawomir S.A." w:date="2020-10-31T20:03:00Z"/>
          <w:sz w:val="28"/>
          <w:szCs w:val="28"/>
        </w:rPr>
      </w:pPr>
    </w:p>
    <w:p w14:paraId="49CF285A" w14:textId="6FC57CF2" w:rsidR="004F1C26" w:rsidRDefault="004F1C26" w:rsidP="42EA64BB">
      <w:pPr>
        <w:rPr>
          <w:ins w:id="135" w:author="Twardowski,Slawomir S.A." w:date="2020-10-31T20:03:00Z"/>
          <w:sz w:val="28"/>
          <w:szCs w:val="28"/>
        </w:rPr>
      </w:pPr>
    </w:p>
    <w:p w14:paraId="49077CE1" w14:textId="77777777" w:rsidR="007423D9" w:rsidRDefault="007423D9" w:rsidP="00C42EEE">
      <w:pPr>
        <w:rPr>
          <w:ins w:id="136" w:author="Twardowski,Slawomir S.A." w:date="2020-10-31T20:13:00Z"/>
          <w:b/>
          <w:bCs/>
          <w:color w:val="000000" w:themeColor="text1"/>
          <w:sz w:val="36"/>
          <w:szCs w:val="36"/>
        </w:rPr>
      </w:pPr>
    </w:p>
    <w:p w14:paraId="05A9D102" w14:textId="61F35350" w:rsidR="5F2AB442" w:rsidRPr="007423D9" w:rsidRDefault="5F2AB442" w:rsidP="007423D9">
      <w:pPr>
        <w:pStyle w:val="Heading1"/>
        <w:rPr>
          <w:b/>
          <w:bCs/>
          <w:color w:val="auto"/>
          <w:sz w:val="36"/>
          <w:szCs w:val="36"/>
          <w:rPrChange w:id="137" w:author="Twardowski,Slawomir S.A." w:date="2020-10-31T20:14:00Z">
            <w:rPr/>
          </w:rPrChange>
        </w:rPr>
      </w:pPr>
      <w:bookmarkStart w:id="138" w:name="_Toc55067864"/>
      <w:r w:rsidRPr="007423D9">
        <w:rPr>
          <w:b/>
          <w:bCs/>
          <w:color w:val="auto"/>
          <w:sz w:val="36"/>
          <w:szCs w:val="36"/>
          <w:rPrChange w:id="139" w:author="Twardowski,Slawomir S.A." w:date="2020-10-31T20:14:00Z">
            <w:rPr/>
          </w:rPrChange>
        </w:rPr>
        <w:lastRenderedPageBreak/>
        <w:t>Introduction</w:t>
      </w:r>
      <w:bookmarkEnd w:id="138"/>
    </w:p>
    <w:p w14:paraId="51E6806E" w14:textId="11379256" w:rsidR="5C032998" w:rsidRDefault="5C032998" w:rsidP="5C032998"/>
    <w:p w14:paraId="53237A19" w14:textId="77777777" w:rsidR="002636D8" w:rsidRDefault="5F2AB442" w:rsidP="5C032998">
      <w:pPr>
        <w:rPr>
          <w:sz w:val="28"/>
          <w:szCs w:val="28"/>
        </w:rPr>
      </w:pPr>
      <w:r w:rsidRPr="5C032998">
        <w:rPr>
          <w:sz w:val="28"/>
          <w:szCs w:val="28"/>
        </w:rPr>
        <w:t xml:space="preserve">This document concerns the analysis of the Super Mario Pizzeria </w:t>
      </w:r>
      <w:r w:rsidR="002636D8">
        <w:rPr>
          <w:sz w:val="28"/>
          <w:szCs w:val="28"/>
        </w:rPr>
        <w:t>business case</w:t>
      </w:r>
      <w:r w:rsidR="4D59FA19" w:rsidRPr="5C032998">
        <w:rPr>
          <w:sz w:val="28"/>
          <w:szCs w:val="28"/>
        </w:rPr>
        <w:t xml:space="preserve">. </w:t>
      </w:r>
    </w:p>
    <w:p w14:paraId="59191061" w14:textId="71BE1E1E" w:rsidR="5F2AB442" w:rsidRDefault="4D59FA19" w:rsidP="5C032998">
      <w:pPr>
        <w:rPr>
          <w:sz w:val="28"/>
          <w:szCs w:val="28"/>
        </w:rPr>
      </w:pPr>
      <w:r w:rsidRPr="5C032998">
        <w:rPr>
          <w:sz w:val="28"/>
          <w:szCs w:val="28"/>
        </w:rPr>
        <w:t xml:space="preserve">At </w:t>
      </w:r>
      <w:r w:rsidR="38CBBD55" w:rsidRPr="5C032998">
        <w:rPr>
          <w:sz w:val="28"/>
          <w:szCs w:val="28"/>
        </w:rPr>
        <w:t>first,</w:t>
      </w:r>
      <w:r w:rsidRPr="5C032998">
        <w:rPr>
          <w:sz w:val="28"/>
          <w:szCs w:val="28"/>
        </w:rPr>
        <w:t xml:space="preserve"> we’re go</w:t>
      </w:r>
      <w:r w:rsidR="0D5EE4ED" w:rsidRPr="5C032998">
        <w:rPr>
          <w:sz w:val="28"/>
          <w:szCs w:val="28"/>
        </w:rPr>
        <w:t>ing to</w:t>
      </w:r>
      <w:r w:rsidRPr="5C032998">
        <w:rPr>
          <w:sz w:val="28"/>
          <w:szCs w:val="28"/>
        </w:rPr>
        <w:t xml:space="preserve"> analy</w:t>
      </w:r>
      <w:r w:rsidR="7BF0CF90" w:rsidRPr="5C032998">
        <w:rPr>
          <w:sz w:val="28"/>
          <w:szCs w:val="28"/>
        </w:rPr>
        <w:t>z</w:t>
      </w:r>
      <w:r w:rsidRPr="5C032998">
        <w:rPr>
          <w:sz w:val="28"/>
          <w:szCs w:val="28"/>
        </w:rPr>
        <w:t xml:space="preserve">e </w:t>
      </w:r>
      <w:r w:rsidR="007A078C">
        <w:rPr>
          <w:sz w:val="28"/>
          <w:szCs w:val="28"/>
        </w:rPr>
        <w:t xml:space="preserve">the general requirements of the whole ordering system, then will go over </w:t>
      </w:r>
      <w:r w:rsidRPr="5C032998">
        <w:rPr>
          <w:sz w:val="28"/>
          <w:szCs w:val="28"/>
        </w:rPr>
        <w:t>the Domino’s website with its functionality concerning the use of (dynamic) data fetched from databases</w:t>
      </w:r>
      <w:r w:rsidR="00976AFA">
        <w:rPr>
          <w:sz w:val="28"/>
          <w:szCs w:val="28"/>
        </w:rPr>
        <w:t>,</w:t>
      </w:r>
      <w:r w:rsidR="007A078C">
        <w:rPr>
          <w:sz w:val="28"/>
          <w:szCs w:val="28"/>
        </w:rPr>
        <w:t xml:space="preserve"> on which the Mario Pizza </w:t>
      </w:r>
      <w:r w:rsidR="001255D1">
        <w:rPr>
          <w:sz w:val="28"/>
          <w:szCs w:val="28"/>
        </w:rPr>
        <w:t>system will be based on</w:t>
      </w:r>
      <w:r w:rsidR="772DE348" w:rsidRPr="5C032998">
        <w:rPr>
          <w:sz w:val="28"/>
          <w:szCs w:val="28"/>
        </w:rPr>
        <w:t xml:space="preserve">. </w:t>
      </w:r>
      <w:r w:rsidR="00817974">
        <w:rPr>
          <w:sz w:val="28"/>
          <w:szCs w:val="28"/>
        </w:rPr>
        <w:t>We will use s</w:t>
      </w:r>
      <w:r w:rsidR="772DE348" w:rsidRPr="5C032998">
        <w:rPr>
          <w:sz w:val="28"/>
          <w:szCs w:val="28"/>
        </w:rPr>
        <w:t xml:space="preserve">creenshots </w:t>
      </w:r>
      <w:r w:rsidR="00E83321">
        <w:rPr>
          <w:sz w:val="28"/>
          <w:szCs w:val="28"/>
        </w:rPr>
        <w:t xml:space="preserve">and diagrams </w:t>
      </w:r>
      <w:r w:rsidR="00817974">
        <w:rPr>
          <w:sz w:val="28"/>
          <w:szCs w:val="28"/>
        </w:rPr>
        <w:t>to</w:t>
      </w:r>
      <w:r w:rsidR="772DE348" w:rsidRPr="5C032998">
        <w:rPr>
          <w:sz w:val="28"/>
          <w:szCs w:val="28"/>
        </w:rPr>
        <w:t xml:space="preserve"> help</w:t>
      </w:r>
      <w:r w:rsidR="160D5F2A" w:rsidRPr="5C032998">
        <w:rPr>
          <w:sz w:val="28"/>
          <w:szCs w:val="28"/>
        </w:rPr>
        <w:t xml:space="preserve"> visualiz</w:t>
      </w:r>
      <w:r w:rsidR="00817974">
        <w:rPr>
          <w:sz w:val="28"/>
          <w:szCs w:val="28"/>
        </w:rPr>
        <w:t>e</w:t>
      </w:r>
      <w:r w:rsidR="160D5F2A" w:rsidRPr="5C032998">
        <w:rPr>
          <w:sz w:val="28"/>
          <w:szCs w:val="28"/>
        </w:rPr>
        <w:t xml:space="preserve"> the layout and actions </w:t>
      </w:r>
      <w:r w:rsidR="004A6B56">
        <w:rPr>
          <w:sz w:val="28"/>
          <w:szCs w:val="28"/>
        </w:rPr>
        <w:t>taking place</w:t>
      </w:r>
      <w:r w:rsidR="160D5F2A" w:rsidRPr="5C032998">
        <w:rPr>
          <w:sz w:val="28"/>
          <w:szCs w:val="28"/>
        </w:rPr>
        <w:t xml:space="preserve"> on the site.</w:t>
      </w:r>
    </w:p>
    <w:p w14:paraId="31C2296C" w14:textId="77777777" w:rsidR="00D62C34" w:rsidDel="004F1C26" w:rsidRDefault="160D5F2A" w:rsidP="00C42EEE">
      <w:pPr>
        <w:rPr>
          <w:del w:id="140" w:author="Twardowski,Slawomir S.A." w:date="2020-10-31T20:02:00Z"/>
          <w:sz w:val="28"/>
          <w:szCs w:val="28"/>
        </w:rPr>
      </w:pPr>
      <w:r w:rsidRPr="5C032998">
        <w:rPr>
          <w:sz w:val="28"/>
          <w:szCs w:val="28"/>
        </w:rPr>
        <w:t>In the next step we will analyze the data files available</w:t>
      </w:r>
      <w:r w:rsidR="772DE348" w:rsidRPr="5C032998">
        <w:rPr>
          <w:sz w:val="28"/>
          <w:szCs w:val="28"/>
        </w:rPr>
        <w:t xml:space="preserve"> </w:t>
      </w:r>
      <w:r w:rsidR="20DFC3FD" w:rsidRPr="5C032998">
        <w:rPr>
          <w:sz w:val="28"/>
          <w:szCs w:val="28"/>
        </w:rPr>
        <w:t xml:space="preserve">as part of the current Super Mario Pizzeria operation. Those files </w:t>
      </w:r>
      <w:r w:rsidR="001255D1">
        <w:rPr>
          <w:sz w:val="28"/>
          <w:szCs w:val="28"/>
        </w:rPr>
        <w:t>consist of information</w:t>
      </w:r>
      <w:r w:rsidR="006014C7">
        <w:rPr>
          <w:sz w:val="28"/>
          <w:szCs w:val="28"/>
        </w:rPr>
        <w:t xml:space="preserve"> from different stores,</w:t>
      </w:r>
      <w:r w:rsidR="20DFC3FD" w:rsidRPr="5C032998">
        <w:rPr>
          <w:sz w:val="28"/>
          <w:szCs w:val="28"/>
        </w:rPr>
        <w:t xml:space="preserve"> in several different database formats and the data </w:t>
      </w:r>
      <w:r w:rsidR="30213AB8" w:rsidRPr="5C032998">
        <w:rPr>
          <w:sz w:val="28"/>
          <w:szCs w:val="28"/>
        </w:rPr>
        <w:t xml:space="preserve">contained </w:t>
      </w:r>
      <w:r w:rsidR="20DFC3FD" w:rsidRPr="5C032998">
        <w:rPr>
          <w:sz w:val="28"/>
          <w:szCs w:val="28"/>
        </w:rPr>
        <w:t>will have to be cleaned</w:t>
      </w:r>
      <w:r w:rsidR="3A9239C9" w:rsidRPr="5C032998">
        <w:rPr>
          <w:sz w:val="28"/>
          <w:szCs w:val="28"/>
        </w:rPr>
        <w:t xml:space="preserve"> up</w:t>
      </w:r>
      <w:r w:rsidR="20DFC3FD" w:rsidRPr="5C032998">
        <w:rPr>
          <w:sz w:val="28"/>
          <w:szCs w:val="28"/>
        </w:rPr>
        <w:t xml:space="preserve"> and tr</w:t>
      </w:r>
      <w:del w:id="141" w:author="Twardowski,Slawomir S.A." w:date="2020-10-31T20:01:00Z">
        <w:r w:rsidR="20DFC3FD" w:rsidRPr="5C032998" w:rsidDel="00FB2049">
          <w:rPr>
            <w:sz w:val="28"/>
            <w:szCs w:val="28"/>
          </w:rPr>
          <w:delText>a</w:delText>
        </w:r>
      </w:del>
      <w:ins w:id="142" w:author="Twardowski,Slawomir S.A." w:date="2020-10-31T20:01:00Z">
        <w:r w:rsidR="00FB2049">
          <w:rPr>
            <w:sz w:val="28"/>
            <w:szCs w:val="28"/>
          </w:rPr>
          <w:t>a</w:t>
        </w:r>
      </w:ins>
      <w:r w:rsidR="20DFC3FD" w:rsidRPr="5C032998">
        <w:rPr>
          <w:sz w:val="28"/>
          <w:szCs w:val="28"/>
        </w:rPr>
        <w:t>nsfe</w:t>
      </w:r>
      <w:r w:rsidR="78013502" w:rsidRPr="5C032998">
        <w:rPr>
          <w:sz w:val="28"/>
          <w:szCs w:val="28"/>
        </w:rPr>
        <w:t xml:space="preserve">rred </w:t>
      </w:r>
      <w:r w:rsidR="7438797B" w:rsidRPr="5C032998">
        <w:rPr>
          <w:sz w:val="28"/>
          <w:szCs w:val="28"/>
        </w:rPr>
        <w:t>to a new all-encompassing database of our own design.</w:t>
      </w:r>
      <w:r w:rsidR="007B1CC1">
        <w:rPr>
          <w:sz w:val="28"/>
          <w:szCs w:val="28"/>
        </w:rPr>
        <w:t xml:space="preserve"> </w:t>
      </w:r>
      <w:r w:rsidR="0088760E">
        <w:rPr>
          <w:sz w:val="28"/>
          <w:szCs w:val="28"/>
        </w:rPr>
        <w:t>The data base, as per client</w:t>
      </w:r>
      <w:r w:rsidR="009C08B4">
        <w:rPr>
          <w:sz w:val="28"/>
          <w:szCs w:val="28"/>
        </w:rPr>
        <w:t>’</w:t>
      </w:r>
      <w:r w:rsidR="0088760E">
        <w:rPr>
          <w:sz w:val="28"/>
          <w:szCs w:val="28"/>
        </w:rPr>
        <w:t xml:space="preserve">s requirements, should be ready to migration to a </w:t>
      </w:r>
      <w:r w:rsidR="009C08B4">
        <w:rPr>
          <w:sz w:val="28"/>
          <w:szCs w:val="28"/>
        </w:rPr>
        <w:t>cloud-based</w:t>
      </w:r>
      <w:r w:rsidR="0088760E">
        <w:rPr>
          <w:sz w:val="28"/>
          <w:szCs w:val="28"/>
        </w:rPr>
        <w:t xml:space="preserve"> environment in the future</w:t>
      </w:r>
      <w:r w:rsidR="00F87C2A">
        <w:rPr>
          <w:sz w:val="28"/>
          <w:szCs w:val="28"/>
        </w:rPr>
        <w:t>.</w:t>
      </w:r>
    </w:p>
    <w:p w14:paraId="14E6FADB" w14:textId="77777777" w:rsidR="004F1C26" w:rsidRDefault="004F1C26">
      <w:pPr>
        <w:rPr>
          <w:ins w:id="143" w:author="Twardowski,Slawomir S.A." w:date="2020-10-31T20:03:00Z"/>
          <w:sz w:val="28"/>
          <w:szCs w:val="28"/>
        </w:rPr>
      </w:pPr>
    </w:p>
    <w:p w14:paraId="3649B784" w14:textId="77777777" w:rsidR="004F1C26" w:rsidRDefault="004F1C26">
      <w:pPr>
        <w:rPr>
          <w:ins w:id="144" w:author="Twardowski,Slawomir S.A." w:date="2020-10-31T20:03:00Z"/>
          <w:sz w:val="28"/>
          <w:szCs w:val="28"/>
        </w:rPr>
      </w:pPr>
    </w:p>
    <w:p w14:paraId="4A946854" w14:textId="77777777" w:rsidR="004F1C26" w:rsidRDefault="004F1C26" w:rsidP="00C42EEE">
      <w:pPr>
        <w:rPr>
          <w:ins w:id="145" w:author="Twardowski,Slawomir S.A." w:date="2020-10-31T20:04:00Z"/>
          <w:b/>
          <w:bCs/>
          <w:color w:val="000000" w:themeColor="text1"/>
          <w:sz w:val="36"/>
          <w:szCs w:val="36"/>
        </w:rPr>
      </w:pPr>
    </w:p>
    <w:p w14:paraId="7311B809" w14:textId="77777777" w:rsidR="004F1C26" w:rsidRDefault="004F1C26" w:rsidP="00C42EEE">
      <w:pPr>
        <w:rPr>
          <w:ins w:id="146" w:author="Twardowski,Slawomir S.A." w:date="2020-10-31T20:04:00Z"/>
          <w:b/>
          <w:bCs/>
          <w:color w:val="000000" w:themeColor="text1"/>
          <w:sz w:val="36"/>
          <w:szCs w:val="36"/>
        </w:rPr>
      </w:pPr>
    </w:p>
    <w:p w14:paraId="45278DE5" w14:textId="77777777" w:rsidR="004F1C26" w:rsidRDefault="004F1C26" w:rsidP="00C42EEE">
      <w:pPr>
        <w:rPr>
          <w:ins w:id="147" w:author="Twardowski,Slawomir S.A." w:date="2020-10-31T20:04:00Z"/>
          <w:b/>
          <w:bCs/>
          <w:color w:val="000000" w:themeColor="text1"/>
          <w:sz w:val="36"/>
          <w:szCs w:val="36"/>
        </w:rPr>
      </w:pPr>
    </w:p>
    <w:p w14:paraId="2E74302C" w14:textId="77777777" w:rsidR="004F1C26" w:rsidRDefault="004F1C26" w:rsidP="00C42EEE">
      <w:pPr>
        <w:rPr>
          <w:ins w:id="148" w:author="Twardowski,Slawomir S.A." w:date="2020-10-31T20:04:00Z"/>
          <w:b/>
          <w:bCs/>
          <w:color w:val="000000" w:themeColor="text1"/>
          <w:sz w:val="36"/>
          <w:szCs w:val="36"/>
        </w:rPr>
      </w:pPr>
    </w:p>
    <w:p w14:paraId="64B4CCEF" w14:textId="77777777" w:rsidR="004F1C26" w:rsidRDefault="004F1C26" w:rsidP="00C42EEE">
      <w:pPr>
        <w:rPr>
          <w:ins w:id="149" w:author="Twardowski,Slawomir S.A." w:date="2020-10-31T20:04:00Z"/>
          <w:b/>
          <w:bCs/>
          <w:color w:val="000000" w:themeColor="text1"/>
          <w:sz w:val="36"/>
          <w:szCs w:val="36"/>
        </w:rPr>
      </w:pPr>
    </w:p>
    <w:p w14:paraId="79746D54" w14:textId="77777777" w:rsidR="004F1C26" w:rsidRDefault="004F1C26" w:rsidP="00C42EEE">
      <w:pPr>
        <w:rPr>
          <w:ins w:id="150" w:author="Twardowski,Slawomir S.A." w:date="2020-10-31T20:04:00Z"/>
          <w:b/>
          <w:bCs/>
          <w:color w:val="000000" w:themeColor="text1"/>
          <w:sz w:val="36"/>
          <w:szCs w:val="36"/>
        </w:rPr>
      </w:pPr>
    </w:p>
    <w:p w14:paraId="5FE8C236" w14:textId="77777777" w:rsidR="004F1C26" w:rsidRDefault="004F1C26" w:rsidP="00C42EEE">
      <w:pPr>
        <w:rPr>
          <w:ins w:id="151" w:author="Twardowski,Slawomir S.A." w:date="2020-10-31T20:04:00Z"/>
          <w:b/>
          <w:bCs/>
          <w:color w:val="000000" w:themeColor="text1"/>
          <w:sz w:val="36"/>
          <w:szCs w:val="36"/>
        </w:rPr>
      </w:pPr>
    </w:p>
    <w:p w14:paraId="7476C244" w14:textId="77777777" w:rsidR="004F1C26" w:rsidRDefault="004F1C26" w:rsidP="00C42EEE">
      <w:pPr>
        <w:rPr>
          <w:ins w:id="152" w:author="Twardowski,Slawomir S.A." w:date="2020-10-31T20:04:00Z"/>
          <w:b/>
          <w:bCs/>
          <w:color w:val="000000" w:themeColor="text1"/>
          <w:sz w:val="36"/>
          <w:szCs w:val="36"/>
        </w:rPr>
      </w:pPr>
    </w:p>
    <w:p w14:paraId="3E00F160" w14:textId="77777777" w:rsidR="004F1C26" w:rsidRDefault="004F1C26" w:rsidP="00C42EEE">
      <w:pPr>
        <w:rPr>
          <w:ins w:id="153" w:author="Twardowski,Slawomir S.A." w:date="2020-10-31T20:04:00Z"/>
          <w:b/>
          <w:bCs/>
          <w:color w:val="000000" w:themeColor="text1"/>
          <w:sz w:val="36"/>
          <w:szCs w:val="36"/>
        </w:rPr>
      </w:pPr>
    </w:p>
    <w:p w14:paraId="2FE9D448" w14:textId="77777777" w:rsidR="004F1C26" w:rsidRDefault="004F1C26" w:rsidP="00C42EEE">
      <w:pPr>
        <w:rPr>
          <w:ins w:id="154" w:author="Twardowski,Slawomir S.A." w:date="2020-10-31T20:04:00Z"/>
          <w:b/>
          <w:bCs/>
          <w:color w:val="000000" w:themeColor="text1"/>
          <w:sz w:val="36"/>
          <w:szCs w:val="36"/>
        </w:rPr>
      </w:pPr>
    </w:p>
    <w:p w14:paraId="197BFF26" w14:textId="4538D255" w:rsidR="006B2463" w:rsidRPr="007423D9" w:rsidDel="004F1C26" w:rsidRDefault="003A7291" w:rsidP="00CC7AFC">
      <w:pPr>
        <w:pStyle w:val="Heading1"/>
        <w:rPr>
          <w:del w:id="155" w:author="Twardowski,Slawomir S.A." w:date="2020-10-31T20:04:00Z"/>
          <w:b/>
          <w:bCs/>
          <w:color w:val="auto"/>
          <w:sz w:val="36"/>
          <w:szCs w:val="36"/>
          <w:rPrChange w:id="156" w:author="Twardowski,Slawomir S.A." w:date="2020-10-31T20:14:00Z">
            <w:rPr>
              <w:del w:id="157" w:author="Twardowski,Slawomir S.A." w:date="2020-10-31T20:04:00Z"/>
            </w:rPr>
          </w:rPrChange>
        </w:rPr>
      </w:pPr>
      <w:bookmarkStart w:id="158" w:name="_Toc55067865"/>
      <w:r w:rsidRPr="007423D9">
        <w:rPr>
          <w:b/>
          <w:bCs/>
          <w:color w:val="auto"/>
          <w:sz w:val="36"/>
          <w:szCs w:val="36"/>
          <w:rPrChange w:id="159" w:author="Twardowski,Slawomir S.A." w:date="2020-10-31T20:14:00Z">
            <w:rPr/>
          </w:rPrChange>
        </w:rPr>
        <w:lastRenderedPageBreak/>
        <w:t>General r</w:t>
      </w:r>
      <w:r w:rsidR="009B6C4E" w:rsidRPr="007423D9">
        <w:rPr>
          <w:b/>
          <w:bCs/>
          <w:color w:val="auto"/>
          <w:sz w:val="36"/>
          <w:szCs w:val="36"/>
          <w:rPrChange w:id="160" w:author="Twardowski,Slawomir S.A." w:date="2020-10-31T20:14:00Z">
            <w:rPr/>
          </w:rPrChange>
        </w:rPr>
        <w:t>equirements</w:t>
      </w:r>
      <w:bookmarkEnd w:id="158"/>
    </w:p>
    <w:p w14:paraId="15FE6EB6" w14:textId="1C804FE8" w:rsidR="160D5F2A" w:rsidRDefault="160D5F2A">
      <w:pPr>
        <w:pStyle w:val="Heading1"/>
        <w:rPr>
          <w:sz w:val="28"/>
          <w:szCs w:val="28"/>
        </w:rPr>
        <w:pPrChange w:id="161" w:author="Twardowski,Slawomir S.A." w:date="2020-10-31T20:14:00Z">
          <w:pPr/>
        </w:pPrChange>
      </w:pPr>
    </w:p>
    <w:p w14:paraId="018643CA" w14:textId="3477CB9D" w:rsidR="000D4396" w:rsidRPr="001C0803" w:rsidRDefault="000D4396" w:rsidP="001C080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C0803">
        <w:rPr>
          <w:sz w:val="28"/>
          <w:szCs w:val="28"/>
        </w:rPr>
        <w:t>Automated ordering system ala Domino’s Pizza</w:t>
      </w:r>
    </w:p>
    <w:p w14:paraId="522BDE73" w14:textId="77777777" w:rsidR="00990E3E" w:rsidRPr="001C0803" w:rsidRDefault="00990E3E" w:rsidP="001C080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C0803">
        <w:rPr>
          <w:sz w:val="28"/>
          <w:szCs w:val="28"/>
        </w:rPr>
        <w:t>Incorporated existing data handling</w:t>
      </w:r>
    </w:p>
    <w:p w14:paraId="31A2CC01" w14:textId="4BF296E6" w:rsidR="00061B41" w:rsidRPr="001C0803" w:rsidRDefault="00061B41" w:rsidP="001C080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C0803">
        <w:rPr>
          <w:sz w:val="28"/>
          <w:szCs w:val="28"/>
        </w:rPr>
        <w:t xml:space="preserve">Growth </w:t>
      </w:r>
      <w:r w:rsidR="004A0BF1" w:rsidRPr="001C0803">
        <w:rPr>
          <w:sz w:val="28"/>
          <w:szCs w:val="28"/>
        </w:rPr>
        <w:t>oriented/ready solution</w:t>
      </w:r>
    </w:p>
    <w:p w14:paraId="3493CF6F" w14:textId="57A66B64" w:rsidR="004A0BF1" w:rsidRPr="001C0803" w:rsidRDefault="004A0BF1" w:rsidP="001C080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C0803">
        <w:rPr>
          <w:sz w:val="28"/>
          <w:szCs w:val="28"/>
        </w:rPr>
        <w:t>Possible cloud migration in the future</w:t>
      </w:r>
    </w:p>
    <w:p w14:paraId="62A49C34" w14:textId="77777777" w:rsidR="007B5402" w:rsidRDefault="004A0BF1" w:rsidP="00317E0C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C0803">
        <w:rPr>
          <w:sz w:val="28"/>
          <w:szCs w:val="28"/>
        </w:rPr>
        <w:t xml:space="preserve">Compatible </w:t>
      </w:r>
      <w:r w:rsidR="000D4396" w:rsidRPr="001C0803">
        <w:rPr>
          <w:sz w:val="28"/>
          <w:szCs w:val="28"/>
        </w:rPr>
        <w:t xml:space="preserve">with existing business </w:t>
      </w:r>
    </w:p>
    <w:p w14:paraId="5E3481B1" w14:textId="77777777" w:rsidR="00BE20A9" w:rsidRDefault="00BE20A9" w:rsidP="00BE20A9">
      <w:pPr>
        <w:rPr>
          <w:sz w:val="28"/>
          <w:szCs w:val="28"/>
        </w:rPr>
      </w:pPr>
    </w:p>
    <w:p w14:paraId="4ED3692D" w14:textId="77777777" w:rsidR="00BE20A9" w:rsidRDefault="00BE20A9" w:rsidP="00BE20A9">
      <w:pPr>
        <w:rPr>
          <w:sz w:val="28"/>
          <w:szCs w:val="28"/>
        </w:rPr>
      </w:pPr>
    </w:p>
    <w:p w14:paraId="150C1483" w14:textId="5DFF89DC" w:rsidR="000E123B" w:rsidDel="004F1C26" w:rsidRDefault="000E123B" w:rsidP="00BE20A9">
      <w:pPr>
        <w:rPr>
          <w:del w:id="162" w:author="Twardowski,Slawomir S.A." w:date="2020-10-31T20:03:00Z"/>
          <w:sz w:val="28"/>
          <w:szCs w:val="28"/>
        </w:rPr>
        <w:sectPr w:rsidR="000E123B" w:rsidDel="004F1C26" w:rsidSect="00C42EEE">
          <w:footerReference w:type="even" r:id="rId9"/>
          <w:footerReference w:type="default" r:id="rId10"/>
          <w:type w:val="continuous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64C1A1BD" w14:textId="72BDFC84" w:rsidR="00C5482D" w:rsidRPr="00BE20A9" w:rsidDel="009E4821" w:rsidRDefault="00DA7A64" w:rsidP="00BE20A9">
      <w:pPr>
        <w:rPr>
          <w:del w:id="163" w:author="Twardowski,Slawomir S.A." w:date="2020-10-31T20:16:00Z"/>
          <w:sz w:val="28"/>
          <w:szCs w:val="28"/>
        </w:rPr>
        <w:sectPr w:rsidR="00C5482D" w:rsidRPr="00BE20A9" w:rsidDel="009E4821" w:rsidSect="000E123B">
          <w:footerReference w:type="default" r:id="rId11"/>
          <w:type w:val="continuous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1" behindDoc="0" locked="0" layoutInCell="1" allowOverlap="1" wp14:anchorId="09538EE8" wp14:editId="31DCDFCA">
                <wp:simplePos x="0" y="0"/>
                <wp:positionH relativeFrom="column">
                  <wp:posOffset>63500</wp:posOffset>
                </wp:positionH>
                <wp:positionV relativeFrom="paragraph">
                  <wp:posOffset>2945130</wp:posOffset>
                </wp:positionV>
                <wp:extent cx="364490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4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D3FF87" w14:textId="63C89B70" w:rsidR="009F73B2" w:rsidRPr="009F73B2" w:rsidRDefault="00A34A40" w:rsidP="009F73B2">
                            <w:pPr>
                              <w:pStyle w:val="Caption"/>
                            </w:pPr>
                            <w:r>
                              <w:t xml:space="preserve">Fig. </w:t>
                            </w:r>
                            <w:fldSimple w:instr=" SEQ Fig. \* ARABIC ">
                              <w:r w:rsidR="00206D4B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Mario Pizza web store solution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538EE8" id="Text Box 14" o:spid="_x0000_s1037" type="#_x0000_t202" style="position:absolute;margin-left:5pt;margin-top:231.9pt;width:287pt;height:.05pt;z-index:25166336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" stroked="f">
                <v:textbox style="mso-fit-shape-to-text:t" inset="0,0,0,0">
                  <w:txbxContent>
                    <w:p w14:paraId="3CD3FF87" w14:textId="63C89B70" w:rsidR="009F73B2" w:rsidRPr="009F73B2" w:rsidRDefault="00A34A40" w:rsidP="009F73B2">
                      <w:pPr>
                        <w:pStyle w:val="Caption"/>
                      </w:pPr>
                      <w:r>
                        <w:t xml:space="preserve">Fig. </w:t>
                      </w:r>
                      <w:fldSimple w:instr=" SEQ Fig. \* ARABIC ">
                        <w:r w:rsidR="00206D4B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Mario Pizza web store solution diagram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B5402" w:rsidRPr="00A37A0A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5409" behindDoc="0" locked="0" layoutInCell="1" allowOverlap="1" wp14:anchorId="584BA53A" wp14:editId="7E90C933">
            <wp:simplePos x="0" y="0"/>
            <wp:positionH relativeFrom="column">
              <wp:posOffset>0</wp:posOffset>
            </wp:positionH>
            <wp:positionV relativeFrom="paragraph">
              <wp:posOffset>25400</wp:posOffset>
            </wp:positionV>
            <wp:extent cx="5505450" cy="2609850"/>
            <wp:effectExtent l="0" t="0" r="0" b="0"/>
            <wp:wrapTopAndBottom/>
            <wp:docPr id="7" name="graphics1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s1" descr="Diagram&#10;&#10;Description automatically generated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3E5024" w14:textId="77777777" w:rsidR="009E4821" w:rsidRDefault="009E4821" w:rsidP="009E4821">
      <w:pPr>
        <w:rPr>
          <w:ins w:id="168" w:author="Twardowski,Slawomir S.A." w:date="2020-10-31T20:16:00Z"/>
          <w:b/>
          <w:bCs/>
          <w:sz w:val="36"/>
          <w:szCs w:val="36"/>
        </w:rPr>
      </w:pPr>
    </w:p>
    <w:p w14:paraId="487A70A2" w14:textId="77777777" w:rsidR="009E4821" w:rsidRDefault="009E4821" w:rsidP="009E4821">
      <w:pPr>
        <w:rPr>
          <w:ins w:id="169" w:author="Twardowski,Slawomir S.A." w:date="2020-10-31T20:16:00Z"/>
          <w:b/>
          <w:bCs/>
          <w:sz w:val="36"/>
          <w:szCs w:val="36"/>
        </w:rPr>
      </w:pPr>
    </w:p>
    <w:p w14:paraId="54E5C29D" w14:textId="77777777" w:rsidR="009E4821" w:rsidRDefault="009E4821" w:rsidP="009E4821">
      <w:pPr>
        <w:rPr>
          <w:ins w:id="170" w:author="Twardowski,Slawomir S.A." w:date="2020-10-31T20:16:00Z"/>
          <w:b/>
          <w:bCs/>
          <w:sz w:val="36"/>
          <w:szCs w:val="36"/>
        </w:rPr>
      </w:pPr>
    </w:p>
    <w:p w14:paraId="64F10D49" w14:textId="77777777" w:rsidR="009E4821" w:rsidRDefault="009E4821" w:rsidP="009E4821">
      <w:pPr>
        <w:rPr>
          <w:ins w:id="171" w:author="Twardowski,Slawomir S.A." w:date="2020-10-31T20:16:00Z"/>
          <w:b/>
          <w:bCs/>
          <w:sz w:val="36"/>
          <w:szCs w:val="36"/>
        </w:rPr>
      </w:pPr>
    </w:p>
    <w:p w14:paraId="68B64E24" w14:textId="77777777" w:rsidR="009E4821" w:rsidRDefault="009E4821" w:rsidP="009E4821">
      <w:pPr>
        <w:rPr>
          <w:ins w:id="172" w:author="Twardowski,Slawomir S.A." w:date="2020-10-31T20:16:00Z"/>
          <w:b/>
          <w:bCs/>
          <w:sz w:val="36"/>
          <w:szCs w:val="36"/>
        </w:rPr>
      </w:pPr>
    </w:p>
    <w:p w14:paraId="2775C4C5" w14:textId="77777777" w:rsidR="009E4821" w:rsidRDefault="009E4821" w:rsidP="009E4821">
      <w:pPr>
        <w:rPr>
          <w:ins w:id="173" w:author="Twardowski,Slawomir S.A." w:date="2020-10-31T20:16:00Z"/>
          <w:b/>
          <w:bCs/>
          <w:sz w:val="36"/>
          <w:szCs w:val="36"/>
        </w:rPr>
      </w:pPr>
    </w:p>
    <w:p w14:paraId="67ACC92A" w14:textId="77777777" w:rsidR="009E4821" w:rsidRDefault="009E4821" w:rsidP="009E4821">
      <w:pPr>
        <w:rPr>
          <w:ins w:id="174" w:author="Twardowski,Slawomir S.A." w:date="2020-10-31T20:16:00Z"/>
          <w:b/>
          <w:bCs/>
          <w:sz w:val="36"/>
          <w:szCs w:val="36"/>
        </w:rPr>
      </w:pPr>
    </w:p>
    <w:p w14:paraId="3AED2093" w14:textId="77777777" w:rsidR="009E4821" w:rsidRDefault="009E4821" w:rsidP="009E4821">
      <w:pPr>
        <w:rPr>
          <w:ins w:id="175" w:author="Twardowski,Slawomir S.A." w:date="2020-10-31T20:16:00Z"/>
          <w:b/>
          <w:bCs/>
          <w:sz w:val="36"/>
          <w:szCs w:val="36"/>
        </w:rPr>
      </w:pPr>
    </w:p>
    <w:p w14:paraId="01AF3FF7" w14:textId="6AAE472B" w:rsidR="007B5402" w:rsidRPr="00A37A0A" w:rsidRDefault="041DC178">
      <w:pPr>
        <w:rPr>
          <w:b/>
          <w:bCs/>
          <w:sz w:val="36"/>
          <w:szCs w:val="36"/>
        </w:rPr>
        <w:pPrChange w:id="176" w:author="Twardowski,Slawomir S.A." w:date="2020-10-31T20:16:00Z">
          <w:pPr>
            <w:pStyle w:val="Heading1"/>
          </w:pPr>
        </w:pPrChange>
      </w:pPr>
      <w:r w:rsidRPr="00A37A0A">
        <w:rPr>
          <w:b/>
          <w:bCs/>
          <w:sz w:val="36"/>
          <w:szCs w:val="36"/>
        </w:rPr>
        <w:lastRenderedPageBreak/>
        <w:t>Domino’s website analysis</w:t>
      </w:r>
    </w:p>
    <w:p w14:paraId="4C247EF5" w14:textId="5A18BA48" w:rsidR="007B0A6A" w:rsidRPr="00A37A0A" w:rsidRDefault="007B0A6A" w:rsidP="00A37A0A">
      <w:pPr>
        <w:rPr>
          <w:rFonts w:asciiTheme="majorHAnsi" w:hAnsiTheme="majorHAnsi" w:cstheme="majorBidi"/>
          <w:color w:val="B9409C"/>
          <w:sz w:val="32"/>
          <w:szCs w:val="32"/>
        </w:rPr>
      </w:pPr>
      <w:r w:rsidRPr="00A37A0A">
        <w:rPr>
          <w:rFonts w:asciiTheme="majorHAnsi" w:hAnsiTheme="majorHAnsi" w:cstheme="majorHAnsi"/>
          <w:sz w:val="20"/>
          <w:szCs w:val="20"/>
        </w:rPr>
        <w:t xml:space="preserve">Website </w:t>
      </w:r>
      <w:r w:rsidR="00C125EB" w:rsidRPr="00A37A0A">
        <w:rPr>
          <w:rFonts w:asciiTheme="majorHAnsi" w:hAnsiTheme="majorHAnsi" w:cstheme="majorHAnsi"/>
          <w:sz w:val="20"/>
          <w:szCs w:val="20"/>
        </w:rPr>
        <w:t xml:space="preserve">in question </w:t>
      </w:r>
      <w:r w:rsidRPr="00A37A0A">
        <w:rPr>
          <w:rFonts w:asciiTheme="majorHAnsi" w:hAnsiTheme="majorHAnsi" w:cstheme="majorHAnsi"/>
          <w:sz w:val="20"/>
          <w:szCs w:val="20"/>
        </w:rPr>
        <w:t>can be found under this link:</w:t>
      </w:r>
      <w:r w:rsidR="00966136" w:rsidRPr="00A37A0A">
        <w:rPr>
          <w:rFonts w:asciiTheme="majorHAnsi" w:hAnsiTheme="majorHAnsi" w:cstheme="majorHAnsi"/>
          <w:sz w:val="20"/>
          <w:szCs w:val="20"/>
        </w:rPr>
        <w:t xml:space="preserve"> </w:t>
      </w:r>
      <w:hyperlink r:id="rId13" w:history="1">
        <w:r w:rsidR="007338D0" w:rsidRPr="00A37A0A">
          <w:rPr>
            <w:rStyle w:val="Hyperlink"/>
            <w:sz w:val="14"/>
            <w:szCs w:val="14"/>
          </w:rPr>
          <w:t>https://www.dominos.nl/</w:t>
        </w:r>
      </w:hyperlink>
    </w:p>
    <w:p w14:paraId="712296D9" w14:textId="65B0CDC2" w:rsidR="002B6A23" w:rsidRPr="008B3BDB" w:rsidRDefault="00966136" w:rsidP="1ED2F314">
      <w:pPr>
        <w:rPr>
          <w:sz w:val="28"/>
          <w:szCs w:val="28"/>
        </w:rPr>
      </w:pPr>
      <w:r w:rsidRPr="008B3BDB">
        <w:rPr>
          <w:sz w:val="28"/>
          <w:szCs w:val="28"/>
        </w:rPr>
        <w:t xml:space="preserve">This is an overview of the main functionality </w:t>
      </w:r>
      <w:r w:rsidR="008B3BDB" w:rsidRPr="008B3BDB">
        <w:rPr>
          <w:sz w:val="28"/>
          <w:szCs w:val="28"/>
        </w:rPr>
        <w:t>used by the Domino’s Pizza ordering page.</w:t>
      </w:r>
      <w:r w:rsidR="00E771B6">
        <w:rPr>
          <w:sz w:val="28"/>
          <w:szCs w:val="28"/>
        </w:rPr>
        <w:t xml:space="preserve"> This will make the foundation for further decisions undertaken in the data base design</w:t>
      </w:r>
      <w:r w:rsidR="002B6A23">
        <w:rPr>
          <w:sz w:val="28"/>
          <w:szCs w:val="28"/>
        </w:rPr>
        <w:t xml:space="preserve">. </w:t>
      </w:r>
    </w:p>
    <w:p w14:paraId="22584518" w14:textId="17FE4FAE" w:rsidR="4FACBF57" w:rsidRPr="008B3BDB" w:rsidRDefault="002B1E59" w:rsidP="1ED2F31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Possibility to choose right away whether </w:t>
      </w:r>
      <w:r w:rsidR="00754629">
        <w:rPr>
          <w:rFonts w:cstheme="minorHAnsi"/>
          <w:sz w:val="28"/>
          <w:szCs w:val="28"/>
        </w:rPr>
        <w:t>an order should be delivered or taken away</w:t>
      </w:r>
      <w:r w:rsidR="00465C3E">
        <w:rPr>
          <w:rFonts w:cstheme="minorHAnsi"/>
          <w:sz w:val="28"/>
          <w:szCs w:val="28"/>
        </w:rPr>
        <w:t>; typ</w:t>
      </w:r>
      <w:r w:rsidR="00465C3E" w:rsidRPr="008B3BDB">
        <w:rPr>
          <w:rFonts w:cstheme="minorHAnsi"/>
          <w:sz w:val="28"/>
          <w:szCs w:val="28"/>
        </w:rPr>
        <w:t>in</w:t>
      </w:r>
      <w:r w:rsidR="00465C3E">
        <w:rPr>
          <w:rFonts w:cstheme="minorHAnsi"/>
          <w:sz w:val="28"/>
          <w:szCs w:val="28"/>
        </w:rPr>
        <w:t>g in</w:t>
      </w:r>
      <w:r w:rsidR="00465C3E" w:rsidRPr="008B3BDB">
        <w:rPr>
          <w:rFonts w:cstheme="minorHAnsi"/>
          <w:sz w:val="28"/>
          <w:szCs w:val="28"/>
        </w:rPr>
        <w:t xml:space="preserve"> postcode automatically suggest a list of nearby pizza shops</w:t>
      </w:r>
      <w:r w:rsidR="00302719" w:rsidRPr="008B3BDB">
        <w:rPr>
          <w:rFonts w:cstheme="minorHAnsi"/>
          <w:sz w:val="28"/>
          <w:szCs w:val="28"/>
        </w:rPr>
        <w:t>:</w:t>
      </w:r>
    </w:p>
    <w:p w14:paraId="7417FCA3" w14:textId="77777777" w:rsidR="005C4DB1" w:rsidRDefault="4FACBF57" w:rsidP="005C4DB1">
      <w:pPr>
        <w:keepNext/>
      </w:pPr>
      <w:r>
        <w:rPr>
          <w:noProof/>
        </w:rPr>
        <w:drawing>
          <wp:inline distT="0" distB="0" distL="0" distR="0" wp14:anchorId="2097B78C" wp14:editId="573AC1E1">
            <wp:extent cx="3195873" cy="1997421"/>
            <wp:effectExtent l="0" t="0" r="5080" b="3175"/>
            <wp:docPr id="32540347" name="Picture 32540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4034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263" cy="20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8992" w14:textId="1C7EBCE8" w:rsidR="1ED2F314" w:rsidRDefault="005C4DB1" w:rsidP="007338D0">
      <w:pPr>
        <w:pStyle w:val="Caption"/>
        <w:rPr>
          <w:sz w:val="28"/>
          <w:szCs w:val="28"/>
        </w:rPr>
      </w:pPr>
      <w:r>
        <w:t xml:space="preserve">Fig. </w:t>
      </w:r>
      <w:fldSimple w:instr=" SEQ Fig. \* ARABIC ">
        <w:r w:rsidR="00206D4B">
          <w:rPr>
            <w:noProof/>
          </w:rPr>
          <w:t>2</w:t>
        </w:r>
      </w:fldSimple>
      <w:r>
        <w:t xml:space="preserve"> Domino's website main</w:t>
      </w:r>
    </w:p>
    <w:p w14:paraId="4403B4FA" w14:textId="77777777" w:rsidR="002870F5" w:rsidRDefault="002870F5" w:rsidP="1ED2F314">
      <w:pPr>
        <w:rPr>
          <w:rFonts w:cstheme="minorHAnsi"/>
          <w:sz w:val="28"/>
          <w:szCs w:val="28"/>
        </w:rPr>
      </w:pPr>
    </w:p>
    <w:p w14:paraId="1C8524B0" w14:textId="042CC163" w:rsidR="00302719" w:rsidRPr="00113904" w:rsidRDefault="041DC178" w:rsidP="1ED2F314">
      <w:pPr>
        <w:rPr>
          <w:rFonts w:cstheme="minorHAnsi"/>
          <w:sz w:val="28"/>
          <w:szCs w:val="28"/>
        </w:rPr>
      </w:pPr>
      <w:r w:rsidRPr="00113904">
        <w:rPr>
          <w:rFonts w:cstheme="minorHAnsi"/>
          <w:sz w:val="28"/>
          <w:szCs w:val="28"/>
        </w:rPr>
        <w:t>Login possibility to trace orders and recall addre</w:t>
      </w:r>
      <w:r w:rsidR="65DC503A" w:rsidRPr="00113904">
        <w:rPr>
          <w:rFonts w:cstheme="minorHAnsi"/>
          <w:sz w:val="28"/>
          <w:szCs w:val="28"/>
        </w:rPr>
        <w:t>s</w:t>
      </w:r>
      <w:r w:rsidRPr="00113904">
        <w:rPr>
          <w:rFonts w:cstheme="minorHAnsi"/>
          <w:sz w:val="28"/>
          <w:szCs w:val="28"/>
        </w:rPr>
        <w:t>s</w:t>
      </w:r>
      <w:r w:rsidR="00D567A4" w:rsidRPr="00113904">
        <w:rPr>
          <w:rFonts w:cstheme="minorHAnsi"/>
          <w:sz w:val="28"/>
          <w:szCs w:val="28"/>
        </w:rPr>
        <w:t>es</w:t>
      </w:r>
      <w:r w:rsidR="006D3841" w:rsidRPr="00113904">
        <w:rPr>
          <w:rFonts w:cstheme="minorHAnsi"/>
          <w:sz w:val="28"/>
          <w:szCs w:val="28"/>
        </w:rPr>
        <w:t xml:space="preserve">. Orders are being stored </w:t>
      </w:r>
      <w:r w:rsidR="00D567A4" w:rsidRPr="00113904">
        <w:rPr>
          <w:rFonts w:cstheme="minorHAnsi"/>
          <w:sz w:val="28"/>
          <w:szCs w:val="28"/>
        </w:rPr>
        <w:t>and linked to</w:t>
      </w:r>
      <w:r w:rsidR="006D3841" w:rsidRPr="00113904">
        <w:rPr>
          <w:rFonts w:cstheme="minorHAnsi"/>
          <w:sz w:val="28"/>
          <w:szCs w:val="28"/>
        </w:rPr>
        <w:t xml:space="preserve"> the account for further use, like </w:t>
      </w:r>
      <w:r w:rsidR="00491544" w:rsidRPr="00113904">
        <w:rPr>
          <w:rFonts w:cstheme="minorHAnsi"/>
          <w:sz w:val="28"/>
          <w:szCs w:val="28"/>
        </w:rPr>
        <w:t>ordering the same meals etc.</w:t>
      </w:r>
      <w:r w:rsidR="00302719" w:rsidRPr="00113904">
        <w:rPr>
          <w:rFonts w:cstheme="minorHAnsi"/>
          <w:sz w:val="28"/>
          <w:szCs w:val="28"/>
        </w:rPr>
        <w:t>:</w:t>
      </w:r>
    </w:p>
    <w:p w14:paraId="0B897558" w14:textId="77777777" w:rsidR="007338D0" w:rsidRDefault="291F0FE9" w:rsidP="007338D0">
      <w:pPr>
        <w:keepNext/>
      </w:pPr>
      <w:r>
        <w:rPr>
          <w:noProof/>
        </w:rPr>
        <w:drawing>
          <wp:inline distT="0" distB="0" distL="0" distR="0" wp14:anchorId="5780FFC9" wp14:editId="69439142">
            <wp:extent cx="3567187" cy="2229492"/>
            <wp:effectExtent l="0" t="0" r="0" b="0"/>
            <wp:docPr id="1668161729" name="Picture 1668161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81617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187" cy="222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9B87" w14:textId="7A72C613" w:rsidR="00C5482D" w:rsidRPr="009B1CE3" w:rsidDel="004F1C26" w:rsidRDefault="007338D0" w:rsidP="009B1CE3">
      <w:pPr>
        <w:pStyle w:val="Caption"/>
        <w:rPr>
          <w:del w:id="177" w:author="Twardowski,Slawomir S.A." w:date="2020-10-31T20:04:00Z"/>
        </w:rPr>
        <w:sectPr w:rsidR="00C5482D" w:rsidRPr="009B1CE3" w:rsidDel="004F1C26" w:rsidSect="00D57EBF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t xml:space="preserve">Fig. </w:t>
      </w:r>
      <w:fldSimple w:instr=" SEQ Fig. \* ARABIC ">
        <w:r w:rsidR="00206D4B">
          <w:rPr>
            <w:noProof/>
          </w:rPr>
          <w:t>3</w:t>
        </w:r>
      </w:fldSimple>
      <w:r>
        <w:t xml:space="preserve"> Domino's website login pa</w:t>
      </w:r>
      <w:r w:rsidR="000E123B">
        <w:t>g</w:t>
      </w:r>
      <w:ins w:id="178" w:author="Twardowski,Slawomir S.A." w:date="2020-10-31T20:04:00Z">
        <w:r w:rsidR="00E92AD5">
          <w:t>e</w:t>
        </w:r>
      </w:ins>
    </w:p>
    <w:p w14:paraId="3F93DB77" w14:textId="77777777" w:rsidR="00E92AD5" w:rsidRDefault="00E92AD5" w:rsidP="004F1C26">
      <w:pPr>
        <w:pStyle w:val="Caption"/>
        <w:rPr>
          <w:ins w:id="179" w:author="Twardowski,Slawomir S.A." w:date="2020-10-31T20:04:00Z"/>
          <w:rFonts w:cstheme="minorHAnsi"/>
          <w:sz w:val="28"/>
          <w:szCs w:val="28"/>
        </w:rPr>
      </w:pPr>
    </w:p>
    <w:p w14:paraId="3C865918" w14:textId="4ACD4318" w:rsidR="4E81DA13" w:rsidRPr="00E92AD5" w:rsidRDefault="4E81DA13">
      <w:pPr>
        <w:pStyle w:val="Caption"/>
        <w:rPr>
          <w:rFonts w:cstheme="minorHAnsi"/>
          <w:rPrChange w:id="180" w:author="Twardowski,Slawomir S.A." w:date="2020-10-31T20:04:00Z">
            <w:rPr>
              <w:rFonts w:cstheme="minorHAnsi"/>
            </w:rPr>
          </w:rPrChange>
        </w:rPr>
        <w:pPrChange w:id="181" w:author="Twardowski,Slawomir S.A." w:date="2020-10-31T20:04:00Z">
          <w:pPr/>
        </w:pPrChange>
      </w:pPr>
      <w:r w:rsidRPr="00E92AD5">
        <w:rPr>
          <w:rFonts w:cstheme="minorHAnsi"/>
          <w:i w:val="0"/>
          <w:iCs w:val="0"/>
          <w:color w:val="auto"/>
          <w:sz w:val="28"/>
          <w:szCs w:val="28"/>
        </w:rPr>
        <w:lastRenderedPageBreak/>
        <w:t>Menu display + option to Add product</w:t>
      </w:r>
      <w:r w:rsidR="5CC75DB0" w:rsidRPr="00E92AD5">
        <w:rPr>
          <w:rFonts w:cstheme="minorHAnsi"/>
          <w:i w:val="0"/>
          <w:iCs w:val="0"/>
          <w:color w:val="auto"/>
          <w:sz w:val="28"/>
          <w:szCs w:val="28"/>
        </w:rPr>
        <w:t xml:space="preserve"> </w:t>
      </w:r>
      <w:r w:rsidR="00633859" w:rsidRPr="00E92AD5">
        <w:rPr>
          <w:rFonts w:cstheme="minorHAnsi"/>
          <w:i w:val="0"/>
          <w:iCs w:val="0"/>
          <w:color w:val="auto"/>
          <w:sz w:val="28"/>
          <w:szCs w:val="28"/>
        </w:rPr>
        <w:t>to the order</w:t>
      </w:r>
      <w:r w:rsidR="00484D05" w:rsidRPr="00E92AD5">
        <w:rPr>
          <w:rFonts w:cstheme="minorHAnsi"/>
          <w:i w:val="0"/>
          <w:iCs w:val="0"/>
          <w:color w:val="auto"/>
          <w:sz w:val="28"/>
          <w:szCs w:val="28"/>
        </w:rPr>
        <w:t>; o</w:t>
      </w:r>
      <w:r w:rsidR="5CC75DB0" w:rsidRPr="00E92AD5">
        <w:rPr>
          <w:rFonts w:cstheme="minorHAnsi"/>
          <w:i w:val="0"/>
          <w:iCs w:val="0"/>
          <w:color w:val="auto"/>
          <w:sz w:val="28"/>
          <w:szCs w:val="28"/>
        </w:rPr>
        <w:t xml:space="preserve">rder details </w:t>
      </w:r>
      <w:r w:rsidR="00633859" w:rsidRPr="00E92AD5">
        <w:rPr>
          <w:rFonts w:cstheme="minorHAnsi"/>
          <w:i w:val="0"/>
          <w:iCs w:val="0"/>
          <w:color w:val="auto"/>
          <w:sz w:val="28"/>
          <w:szCs w:val="28"/>
        </w:rPr>
        <w:t xml:space="preserve">like </w:t>
      </w:r>
      <w:r w:rsidR="00EB301F" w:rsidRPr="00E92AD5">
        <w:rPr>
          <w:rFonts w:cstheme="minorHAnsi"/>
          <w:i w:val="0"/>
          <w:iCs w:val="0"/>
          <w:color w:val="auto"/>
          <w:sz w:val="28"/>
          <w:szCs w:val="28"/>
        </w:rPr>
        <w:t xml:space="preserve">total </w:t>
      </w:r>
      <w:r w:rsidR="00633859" w:rsidRPr="00E92AD5">
        <w:rPr>
          <w:rFonts w:cstheme="minorHAnsi"/>
          <w:i w:val="0"/>
          <w:iCs w:val="0"/>
          <w:color w:val="auto"/>
          <w:sz w:val="28"/>
          <w:szCs w:val="28"/>
        </w:rPr>
        <w:t>price, q</w:t>
      </w:r>
      <w:r w:rsidR="00EB301F" w:rsidRPr="00E92AD5">
        <w:rPr>
          <w:rFonts w:cstheme="minorHAnsi"/>
          <w:i w:val="0"/>
          <w:iCs w:val="0"/>
          <w:color w:val="auto"/>
          <w:sz w:val="28"/>
          <w:szCs w:val="28"/>
        </w:rPr>
        <w:t>uan</w:t>
      </w:r>
      <w:r w:rsidR="00633859" w:rsidRPr="00E92AD5">
        <w:rPr>
          <w:rFonts w:cstheme="minorHAnsi"/>
          <w:i w:val="0"/>
          <w:iCs w:val="0"/>
          <w:color w:val="auto"/>
          <w:sz w:val="28"/>
          <w:szCs w:val="28"/>
        </w:rPr>
        <w:t>t</w:t>
      </w:r>
      <w:r w:rsidR="00EB301F" w:rsidRPr="00E92AD5">
        <w:rPr>
          <w:rFonts w:cstheme="minorHAnsi"/>
          <w:i w:val="0"/>
          <w:iCs w:val="0"/>
          <w:color w:val="auto"/>
          <w:sz w:val="28"/>
          <w:szCs w:val="28"/>
        </w:rPr>
        <w:t>it</w:t>
      </w:r>
      <w:r w:rsidR="00633859" w:rsidRPr="00E92AD5">
        <w:rPr>
          <w:rFonts w:cstheme="minorHAnsi"/>
          <w:i w:val="0"/>
          <w:iCs w:val="0"/>
          <w:color w:val="auto"/>
          <w:sz w:val="28"/>
          <w:szCs w:val="28"/>
        </w:rPr>
        <w:t xml:space="preserve">y, products to buy </w:t>
      </w:r>
      <w:r w:rsidR="00491544" w:rsidRPr="00E92AD5">
        <w:rPr>
          <w:rFonts w:cstheme="minorHAnsi"/>
          <w:i w:val="0"/>
          <w:iCs w:val="0"/>
          <w:color w:val="auto"/>
          <w:sz w:val="28"/>
          <w:szCs w:val="28"/>
        </w:rPr>
        <w:t xml:space="preserve">etc. </w:t>
      </w:r>
      <w:r w:rsidR="5CC75DB0" w:rsidRPr="00E92AD5">
        <w:rPr>
          <w:rFonts w:cstheme="minorHAnsi"/>
          <w:i w:val="0"/>
          <w:iCs w:val="0"/>
          <w:color w:val="auto"/>
          <w:sz w:val="28"/>
          <w:szCs w:val="28"/>
        </w:rPr>
        <w:t xml:space="preserve">are </w:t>
      </w:r>
      <w:r w:rsidR="00313C1B" w:rsidRPr="00E92AD5">
        <w:rPr>
          <w:rFonts w:cstheme="minorHAnsi"/>
          <w:i w:val="0"/>
          <w:iCs w:val="0"/>
          <w:color w:val="auto"/>
          <w:sz w:val="28"/>
          <w:szCs w:val="28"/>
        </w:rPr>
        <w:t>dynamically</w:t>
      </w:r>
      <w:r w:rsidR="7E61F18F" w:rsidRPr="00E92AD5">
        <w:rPr>
          <w:rFonts w:cstheme="minorHAnsi"/>
          <w:i w:val="0"/>
          <w:iCs w:val="0"/>
          <w:color w:val="auto"/>
          <w:sz w:val="28"/>
          <w:szCs w:val="28"/>
        </w:rPr>
        <w:t xml:space="preserve"> </w:t>
      </w:r>
      <w:r w:rsidR="5CC75DB0" w:rsidRPr="00E92AD5">
        <w:rPr>
          <w:rFonts w:cstheme="minorHAnsi"/>
          <w:i w:val="0"/>
          <w:iCs w:val="0"/>
          <w:color w:val="auto"/>
          <w:sz w:val="28"/>
          <w:szCs w:val="28"/>
        </w:rPr>
        <w:t>updated in a sidebar</w:t>
      </w:r>
      <w:r w:rsidR="00484D05" w:rsidRPr="00E92AD5">
        <w:rPr>
          <w:rFonts w:cstheme="minorHAnsi"/>
          <w:i w:val="0"/>
          <w:iCs w:val="0"/>
          <w:color w:val="auto"/>
          <w:sz w:val="28"/>
          <w:szCs w:val="28"/>
        </w:rPr>
        <w:t>; possibility to add extra ingred</w:t>
      </w:r>
      <w:r w:rsidR="00B13E46" w:rsidRPr="00E92AD5">
        <w:rPr>
          <w:rFonts w:cstheme="minorHAnsi"/>
          <w:i w:val="0"/>
          <w:iCs w:val="0"/>
          <w:color w:val="auto"/>
          <w:sz w:val="28"/>
          <w:szCs w:val="28"/>
        </w:rPr>
        <w:t>ients directly from the main page</w:t>
      </w:r>
      <w:r w:rsidR="00302719" w:rsidRPr="00E92AD5">
        <w:rPr>
          <w:rFonts w:cstheme="minorHAnsi"/>
          <w:i w:val="0"/>
          <w:iCs w:val="0"/>
          <w:color w:val="auto"/>
          <w:sz w:val="28"/>
          <w:szCs w:val="28"/>
        </w:rPr>
        <w:t>:</w:t>
      </w:r>
    </w:p>
    <w:p w14:paraId="4187D0BC" w14:textId="0353073D" w:rsidR="00DB2F09" w:rsidRDefault="5D15B8D5" w:rsidP="00DB2F09">
      <w:pPr>
        <w:keepNext/>
      </w:pPr>
      <w:r>
        <w:rPr>
          <w:noProof/>
        </w:rPr>
        <w:drawing>
          <wp:inline distT="0" distB="0" distL="0" distR="0" wp14:anchorId="1E0C4BAF" wp14:editId="74C514A5">
            <wp:extent cx="2900855" cy="1813034"/>
            <wp:effectExtent l="0" t="0" r="0" b="3175"/>
            <wp:docPr id="654430852" name="Picture 654430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4308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855" cy="181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21D">
        <w:t xml:space="preserve">    </w:t>
      </w:r>
      <w:r w:rsidR="0072221D">
        <w:rPr>
          <w:noProof/>
        </w:rPr>
        <w:drawing>
          <wp:inline distT="0" distB="0" distL="0" distR="0" wp14:anchorId="0356004C" wp14:editId="6DEAA576">
            <wp:extent cx="2900855" cy="1813034"/>
            <wp:effectExtent l="0" t="0" r="0" b="3175"/>
            <wp:docPr id="1444536953" name="Picture 144453695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36953" name="Picture 1444536953" descr="Graphical user interface,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855" cy="181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9889" w14:textId="3B283C41" w:rsidR="00DB2F09" w:rsidRDefault="00DB2F09" w:rsidP="00DB2F09">
      <w:pPr>
        <w:pStyle w:val="Caption"/>
      </w:pPr>
      <w:r>
        <w:t xml:space="preserve">Fig. </w:t>
      </w:r>
      <w:fldSimple w:instr=" SEQ Fig. \* ARABIC ">
        <w:r w:rsidR="00206D4B">
          <w:rPr>
            <w:noProof/>
          </w:rPr>
          <w:t>4</w:t>
        </w:r>
      </w:fldSimple>
      <w:r>
        <w:t xml:space="preserve"> Domino's website ordering process 1</w:t>
      </w:r>
    </w:p>
    <w:p w14:paraId="1F1C180E" w14:textId="4C137769" w:rsidR="1ED2F314" w:rsidRPr="002870F5" w:rsidRDefault="00720746" w:rsidP="1ED2F314">
      <w:pPr>
        <w:rPr>
          <w:sz w:val="28"/>
          <w:szCs w:val="28"/>
        </w:rPr>
      </w:pPr>
      <w:r>
        <w:t xml:space="preserve">    </w:t>
      </w:r>
    </w:p>
    <w:p w14:paraId="1C21AA9F" w14:textId="1FDE283F" w:rsidR="48373D36" w:rsidRPr="00237580" w:rsidRDefault="48373D36" w:rsidP="1ED2F314">
      <w:pPr>
        <w:rPr>
          <w:rFonts w:cstheme="minorHAnsi"/>
          <w:sz w:val="28"/>
          <w:szCs w:val="28"/>
        </w:rPr>
      </w:pPr>
      <w:r w:rsidRPr="00237580">
        <w:rPr>
          <w:rFonts w:cstheme="minorHAnsi"/>
          <w:sz w:val="28"/>
          <w:szCs w:val="28"/>
        </w:rPr>
        <w:t>Products can be filtered</w:t>
      </w:r>
      <w:r w:rsidR="00633859" w:rsidRPr="00237580">
        <w:rPr>
          <w:rFonts w:cstheme="minorHAnsi"/>
          <w:sz w:val="28"/>
          <w:szCs w:val="28"/>
        </w:rPr>
        <w:t xml:space="preserve"> by selecting a specific filtering option</w:t>
      </w:r>
      <w:r w:rsidR="008C417F" w:rsidRPr="00237580">
        <w:rPr>
          <w:rFonts w:cstheme="minorHAnsi"/>
          <w:sz w:val="28"/>
          <w:szCs w:val="28"/>
        </w:rPr>
        <w:t>; a coupon code can be entered for promotion benefits</w:t>
      </w:r>
      <w:r w:rsidR="00302719" w:rsidRPr="00237580">
        <w:rPr>
          <w:rFonts w:cstheme="minorHAnsi"/>
          <w:sz w:val="28"/>
          <w:szCs w:val="28"/>
        </w:rPr>
        <w:t>:</w:t>
      </w:r>
    </w:p>
    <w:p w14:paraId="6F4118FB" w14:textId="77777777" w:rsidR="0072221D" w:rsidRDefault="48373D36" w:rsidP="0072221D">
      <w:pPr>
        <w:keepNext/>
      </w:pPr>
      <w:r>
        <w:rPr>
          <w:noProof/>
        </w:rPr>
        <w:drawing>
          <wp:inline distT="0" distB="0" distL="0" distR="0" wp14:anchorId="0A3C848D" wp14:editId="1D09A4D1">
            <wp:extent cx="3899329" cy="2437081"/>
            <wp:effectExtent l="0" t="0" r="0" b="0"/>
            <wp:docPr id="1119282951" name="Picture 1119282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928295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329" cy="243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6C03" w14:textId="6584EEE4" w:rsidR="00C40988" w:rsidRDefault="0072221D" w:rsidP="007205E5">
      <w:pPr>
        <w:pStyle w:val="Caption"/>
      </w:pPr>
      <w:r>
        <w:t xml:space="preserve">Fig. </w:t>
      </w:r>
      <w:fldSimple w:instr=" SEQ Fig. \* ARABIC ">
        <w:r w:rsidR="00206D4B">
          <w:rPr>
            <w:noProof/>
          </w:rPr>
          <w:t>5</w:t>
        </w:r>
      </w:fldSimple>
      <w:r>
        <w:t xml:space="preserve"> Domino's website product filtering options</w:t>
      </w:r>
    </w:p>
    <w:p w14:paraId="70615170" w14:textId="1C91E131" w:rsidR="009B1CE3" w:rsidDel="001D0E18" w:rsidRDefault="009B1CE3" w:rsidP="007205E5">
      <w:pPr>
        <w:rPr>
          <w:del w:id="182" w:author="Twardowski,Slawomir S.A." w:date="2020-10-31T20:05:00Z"/>
        </w:rPr>
        <w:sectPr w:rsidR="009B1CE3" w:rsidDel="001D0E18" w:rsidSect="00D57EBF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6D76E8A4" w14:textId="77777777" w:rsidR="001D0E18" w:rsidRDefault="001D0E18" w:rsidP="1ED2F314">
      <w:pPr>
        <w:rPr>
          <w:ins w:id="183" w:author="Twardowski,Slawomir S.A." w:date="2020-10-31T20:05:00Z"/>
          <w:rFonts w:cstheme="minorHAnsi"/>
          <w:sz w:val="28"/>
          <w:szCs w:val="28"/>
        </w:rPr>
      </w:pPr>
    </w:p>
    <w:p w14:paraId="5D840DC8" w14:textId="77777777" w:rsidR="001D0E18" w:rsidRDefault="001D0E18" w:rsidP="1ED2F314">
      <w:pPr>
        <w:rPr>
          <w:ins w:id="184" w:author="Twardowski,Slawomir S.A." w:date="2020-10-31T20:05:00Z"/>
          <w:rFonts w:cstheme="minorHAnsi"/>
          <w:sz w:val="28"/>
          <w:szCs w:val="28"/>
        </w:rPr>
      </w:pPr>
    </w:p>
    <w:p w14:paraId="73606A73" w14:textId="77777777" w:rsidR="001D0E18" w:rsidRDefault="001D0E18" w:rsidP="1ED2F314">
      <w:pPr>
        <w:rPr>
          <w:ins w:id="185" w:author="Twardowski,Slawomir S.A." w:date="2020-10-31T20:05:00Z"/>
          <w:rFonts w:cstheme="minorHAnsi"/>
          <w:sz w:val="28"/>
          <w:szCs w:val="28"/>
        </w:rPr>
      </w:pPr>
    </w:p>
    <w:p w14:paraId="4D43F396" w14:textId="77777777" w:rsidR="001D0E18" w:rsidRDefault="001D0E18" w:rsidP="1ED2F314">
      <w:pPr>
        <w:rPr>
          <w:ins w:id="186" w:author="Twardowski,Slawomir S.A." w:date="2020-10-31T20:05:00Z"/>
          <w:rFonts w:cstheme="minorHAnsi"/>
          <w:sz w:val="28"/>
          <w:szCs w:val="28"/>
        </w:rPr>
      </w:pPr>
    </w:p>
    <w:p w14:paraId="3805E1C0" w14:textId="54E0C074" w:rsidR="008B36CA" w:rsidRPr="00237580" w:rsidRDefault="008B36CA" w:rsidP="1ED2F314">
      <w:pPr>
        <w:rPr>
          <w:rFonts w:cstheme="minorHAnsi"/>
          <w:sz w:val="28"/>
          <w:szCs w:val="28"/>
        </w:rPr>
      </w:pPr>
      <w:r w:rsidRPr="00237580">
        <w:rPr>
          <w:rFonts w:cstheme="minorHAnsi"/>
          <w:sz w:val="28"/>
          <w:szCs w:val="28"/>
        </w:rPr>
        <w:lastRenderedPageBreak/>
        <w:t>The site keeps recently used addresses in cache for convenience</w:t>
      </w:r>
      <w:r w:rsidR="00C40988" w:rsidRPr="00237580">
        <w:rPr>
          <w:rFonts w:cstheme="minorHAnsi"/>
          <w:sz w:val="28"/>
          <w:szCs w:val="28"/>
        </w:rPr>
        <w:t xml:space="preserve"> even </w:t>
      </w:r>
      <w:r w:rsidR="00637585" w:rsidRPr="00237580">
        <w:rPr>
          <w:rFonts w:cstheme="minorHAnsi"/>
          <w:sz w:val="28"/>
          <w:szCs w:val="28"/>
        </w:rPr>
        <w:t>without the use of an account</w:t>
      </w:r>
      <w:r w:rsidRPr="00237580">
        <w:rPr>
          <w:rFonts w:cstheme="minorHAnsi"/>
          <w:sz w:val="28"/>
          <w:szCs w:val="28"/>
        </w:rPr>
        <w:t>:</w:t>
      </w:r>
    </w:p>
    <w:p w14:paraId="01055434" w14:textId="77777777" w:rsidR="00ED5223" w:rsidRDefault="008B36CA" w:rsidP="00ED5223">
      <w:pPr>
        <w:keepNext/>
      </w:pPr>
      <w:r>
        <w:rPr>
          <w:noProof/>
        </w:rPr>
        <w:drawing>
          <wp:inline distT="0" distB="0" distL="0" distR="0" wp14:anchorId="62ECF21D" wp14:editId="0C658069">
            <wp:extent cx="4187321" cy="2617076"/>
            <wp:effectExtent l="0" t="0" r="381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321" cy="261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AB6E" w14:textId="4B11E327" w:rsidR="007E4DBB" w:rsidRDefault="00ED5223" w:rsidP="00ED5223">
      <w:pPr>
        <w:pStyle w:val="Caption"/>
      </w:pPr>
      <w:r>
        <w:t xml:space="preserve">Fig. </w:t>
      </w:r>
      <w:fldSimple w:instr=" SEQ Fig. \* ARABIC ">
        <w:r w:rsidR="00206D4B">
          <w:rPr>
            <w:noProof/>
          </w:rPr>
          <w:t>6</w:t>
        </w:r>
      </w:fldSimple>
      <w:r>
        <w:t xml:space="preserve"> Domino's website recent location caching</w:t>
      </w:r>
    </w:p>
    <w:p w14:paraId="5BF8DC8F" w14:textId="77777777" w:rsidR="00F63D73" w:rsidRDefault="00F63D73" w:rsidP="1ED2F314"/>
    <w:p w14:paraId="40E5F3F5" w14:textId="1D600275" w:rsidR="00F63D73" w:rsidRPr="00C531AC" w:rsidRDefault="00F63D73" w:rsidP="1ED2F314">
      <w:pPr>
        <w:rPr>
          <w:rFonts w:cstheme="minorHAnsi"/>
          <w:sz w:val="28"/>
          <w:szCs w:val="28"/>
        </w:rPr>
      </w:pPr>
      <w:r w:rsidRPr="00C531AC">
        <w:rPr>
          <w:rFonts w:cstheme="minorHAnsi"/>
          <w:sz w:val="28"/>
          <w:szCs w:val="28"/>
        </w:rPr>
        <w:t xml:space="preserve">Selecting specific </w:t>
      </w:r>
      <w:r w:rsidR="00F44C8A">
        <w:rPr>
          <w:rFonts w:cstheme="minorHAnsi"/>
          <w:sz w:val="28"/>
          <w:szCs w:val="28"/>
        </w:rPr>
        <w:t>pizzas</w:t>
      </w:r>
      <w:r w:rsidRPr="00C531AC">
        <w:rPr>
          <w:rFonts w:cstheme="minorHAnsi"/>
          <w:sz w:val="28"/>
          <w:szCs w:val="28"/>
        </w:rPr>
        <w:t xml:space="preserve"> is realized by using drop down lists</w:t>
      </w:r>
      <w:r w:rsidR="00E50325" w:rsidRPr="00C531AC">
        <w:rPr>
          <w:rFonts w:cstheme="minorHAnsi"/>
          <w:sz w:val="28"/>
          <w:szCs w:val="28"/>
        </w:rPr>
        <w:t xml:space="preserve"> and the fee is being calculated </w:t>
      </w:r>
      <w:r w:rsidR="003E1C8F" w:rsidRPr="00C531AC">
        <w:rPr>
          <w:rFonts w:cstheme="minorHAnsi"/>
          <w:sz w:val="28"/>
          <w:szCs w:val="28"/>
        </w:rPr>
        <w:t>dynamically as the user selects given ingredients</w:t>
      </w:r>
      <w:r w:rsidRPr="00C531AC">
        <w:rPr>
          <w:rFonts w:cstheme="minorHAnsi"/>
          <w:sz w:val="28"/>
          <w:szCs w:val="28"/>
        </w:rPr>
        <w:t xml:space="preserve">: </w:t>
      </w:r>
    </w:p>
    <w:p w14:paraId="647D2729" w14:textId="77777777" w:rsidR="00F44C8A" w:rsidRDefault="00F63D73" w:rsidP="00F44C8A">
      <w:pPr>
        <w:keepNext/>
      </w:pPr>
      <w:r>
        <w:rPr>
          <w:noProof/>
        </w:rPr>
        <w:drawing>
          <wp:inline distT="0" distB="0" distL="0" distR="0" wp14:anchorId="65BAF961" wp14:editId="5A5A43AF">
            <wp:extent cx="4237771" cy="2648607"/>
            <wp:effectExtent l="0" t="0" r="4445" b="571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771" cy="264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D8AF" w14:textId="5F8F3C4A" w:rsidR="00F63D73" w:rsidRDefault="00F44C8A" w:rsidP="00F44C8A">
      <w:pPr>
        <w:pStyle w:val="Caption"/>
      </w:pPr>
      <w:r>
        <w:t xml:space="preserve">Fig. </w:t>
      </w:r>
      <w:fldSimple w:instr=" SEQ Fig. \* ARABIC ">
        <w:r w:rsidR="00206D4B">
          <w:rPr>
            <w:noProof/>
          </w:rPr>
          <w:t>7</w:t>
        </w:r>
      </w:fldSimple>
      <w:r>
        <w:t xml:space="preserve"> Domino's website pizza selection dropdown</w:t>
      </w:r>
    </w:p>
    <w:p w14:paraId="30276628" w14:textId="42E4AC57" w:rsidR="009B1CE3" w:rsidDel="001D0E18" w:rsidRDefault="009B1CE3">
      <w:pPr>
        <w:rPr>
          <w:del w:id="187" w:author="Twardowski,Slawomir S.A." w:date="2020-10-31T20:05:00Z"/>
        </w:rPr>
        <w:sectPr w:rsidR="009B1CE3" w:rsidDel="001D0E18" w:rsidSect="00D57EBF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77DB28CA" w14:textId="77777777" w:rsidR="001D0E18" w:rsidRDefault="001D0E18" w:rsidP="00F63D73">
      <w:pPr>
        <w:rPr>
          <w:ins w:id="188" w:author="Twardowski,Slawomir S.A." w:date="2020-10-31T20:05:00Z"/>
          <w:rFonts w:cstheme="minorHAnsi"/>
          <w:sz w:val="28"/>
          <w:szCs w:val="28"/>
        </w:rPr>
      </w:pPr>
    </w:p>
    <w:p w14:paraId="1B276408" w14:textId="59B46031" w:rsidR="00F63D73" w:rsidRPr="00A311E7" w:rsidRDefault="00F63D73" w:rsidP="00F63D73">
      <w:pPr>
        <w:rPr>
          <w:rFonts w:cstheme="minorHAnsi"/>
          <w:sz w:val="28"/>
          <w:szCs w:val="28"/>
        </w:rPr>
      </w:pPr>
      <w:r w:rsidRPr="00A311E7">
        <w:rPr>
          <w:rFonts w:cstheme="minorHAnsi"/>
          <w:sz w:val="28"/>
          <w:szCs w:val="28"/>
        </w:rPr>
        <w:lastRenderedPageBreak/>
        <w:t xml:space="preserve">If </w:t>
      </w:r>
      <w:r w:rsidR="00537063">
        <w:rPr>
          <w:rFonts w:cstheme="minorHAnsi"/>
          <w:sz w:val="28"/>
          <w:szCs w:val="28"/>
        </w:rPr>
        <w:t>given</w:t>
      </w:r>
      <w:r w:rsidRPr="00A311E7">
        <w:rPr>
          <w:rFonts w:cstheme="minorHAnsi"/>
          <w:sz w:val="28"/>
          <w:szCs w:val="28"/>
        </w:rPr>
        <w:t xml:space="preserve"> pizza shop is closed </w:t>
      </w:r>
      <w:proofErr w:type="gramStart"/>
      <w:r w:rsidR="006F63FC" w:rsidRPr="00A311E7">
        <w:rPr>
          <w:rFonts w:cstheme="minorHAnsi"/>
          <w:sz w:val="28"/>
          <w:szCs w:val="28"/>
        </w:rPr>
        <w:t>at the moment</w:t>
      </w:r>
      <w:proofErr w:type="gramEnd"/>
      <w:r w:rsidR="006F63FC" w:rsidRPr="00A311E7">
        <w:rPr>
          <w:rFonts w:cstheme="minorHAnsi"/>
          <w:sz w:val="28"/>
          <w:szCs w:val="28"/>
        </w:rPr>
        <w:t xml:space="preserve"> </w:t>
      </w:r>
      <w:r w:rsidRPr="00A311E7">
        <w:rPr>
          <w:rFonts w:cstheme="minorHAnsi"/>
          <w:sz w:val="28"/>
          <w:szCs w:val="28"/>
        </w:rPr>
        <w:t>it is still possible to place an order on a specified date and time:</w:t>
      </w:r>
    </w:p>
    <w:p w14:paraId="5E7A2747" w14:textId="77777777" w:rsidR="00537063" w:rsidRDefault="00F63D73" w:rsidP="00537063">
      <w:pPr>
        <w:keepNext/>
      </w:pPr>
      <w:r>
        <w:rPr>
          <w:noProof/>
        </w:rPr>
        <w:drawing>
          <wp:inline distT="0" distB="0" distL="0" distR="0" wp14:anchorId="2ED719A0" wp14:editId="4E31EF7A">
            <wp:extent cx="4292600" cy="268287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654E" w14:textId="2A495130" w:rsidR="00DD0DA1" w:rsidRDefault="00537063" w:rsidP="00537063">
      <w:pPr>
        <w:pStyle w:val="Caption"/>
        <w:rPr>
          <w:sz w:val="28"/>
          <w:szCs w:val="28"/>
        </w:rPr>
      </w:pPr>
      <w:r>
        <w:t xml:space="preserve">Fig. </w:t>
      </w:r>
      <w:fldSimple w:instr=" SEQ Fig. \* ARABIC ">
        <w:r w:rsidR="00206D4B">
          <w:rPr>
            <w:noProof/>
          </w:rPr>
          <w:t>8</w:t>
        </w:r>
      </w:fldSimple>
      <w:r>
        <w:t xml:space="preserve"> Domino's website ordering on a specific date/time</w:t>
      </w:r>
    </w:p>
    <w:p w14:paraId="2B5EE702" w14:textId="77777777" w:rsidR="001B6434" w:rsidRDefault="001B6434" w:rsidP="00F63D73">
      <w:pPr>
        <w:rPr>
          <w:rFonts w:cstheme="minorHAnsi"/>
          <w:sz w:val="28"/>
          <w:szCs w:val="28"/>
        </w:rPr>
      </w:pPr>
    </w:p>
    <w:p w14:paraId="407A6BE6" w14:textId="2C0733E7" w:rsidR="00DD0DA1" w:rsidRPr="004B70BB" w:rsidRDefault="00DD0DA1" w:rsidP="00F63D73">
      <w:pPr>
        <w:rPr>
          <w:rFonts w:cstheme="minorHAnsi"/>
          <w:sz w:val="28"/>
          <w:szCs w:val="28"/>
        </w:rPr>
      </w:pPr>
      <w:r w:rsidRPr="004B70BB">
        <w:rPr>
          <w:rFonts w:cstheme="minorHAnsi"/>
          <w:sz w:val="28"/>
          <w:szCs w:val="28"/>
        </w:rPr>
        <w:t xml:space="preserve">Checkout </w:t>
      </w:r>
      <w:r w:rsidR="003F1495" w:rsidRPr="004B70BB">
        <w:rPr>
          <w:rFonts w:cstheme="minorHAnsi"/>
          <w:sz w:val="28"/>
          <w:szCs w:val="28"/>
        </w:rPr>
        <w:t>requires consent to store the user data and lets the user use the option to leave a notice to the delivery person:</w:t>
      </w:r>
    </w:p>
    <w:p w14:paraId="0CFF7067" w14:textId="0713F1F2" w:rsidR="00803A80" w:rsidRDefault="00DD0DA1" w:rsidP="00803A80">
      <w:pPr>
        <w:keepNext/>
      </w:pPr>
      <w:r>
        <w:rPr>
          <w:noProof/>
        </w:rPr>
        <w:drawing>
          <wp:inline distT="0" distB="0" distL="0" distR="0" wp14:anchorId="283E5FC1" wp14:editId="2F9CBCD2">
            <wp:extent cx="2908300" cy="1817688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81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A80">
        <w:t xml:space="preserve">    </w:t>
      </w:r>
      <w:r w:rsidR="00803A80">
        <w:rPr>
          <w:noProof/>
        </w:rPr>
        <w:drawing>
          <wp:inline distT="0" distB="0" distL="0" distR="0" wp14:anchorId="7762D212" wp14:editId="2521FCF8">
            <wp:extent cx="2908300" cy="1817688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81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D78A" w14:textId="54C7FE5A" w:rsidR="00803A80" w:rsidRDefault="00803A80" w:rsidP="00803A80">
      <w:pPr>
        <w:pStyle w:val="Caption"/>
      </w:pPr>
      <w:r>
        <w:t xml:space="preserve">Fig. </w:t>
      </w:r>
      <w:fldSimple w:instr=" SEQ Fig. \* ARABIC ">
        <w:r w:rsidR="00206D4B">
          <w:rPr>
            <w:noProof/>
          </w:rPr>
          <w:t>9</w:t>
        </w:r>
      </w:fldSimple>
      <w:r>
        <w:t xml:space="preserve"> Domino's website payment page</w:t>
      </w:r>
    </w:p>
    <w:p w14:paraId="7A8BB793" w14:textId="596A64A2" w:rsidR="009B1CE3" w:rsidDel="00DE5998" w:rsidRDefault="009B1CE3">
      <w:pPr>
        <w:rPr>
          <w:del w:id="189" w:author="Twardowski,Slawomir S.A." w:date="2020-10-31T20:05:00Z"/>
          <w:sz w:val="28"/>
          <w:szCs w:val="28"/>
        </w:rPr>
        <w:sectPr w:rsidR="009B1CE3" w:rsidDel="00DE5998" w:rsidSect="00D57EBF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58CE844E" w14:textId="77777777" w:rsidR="00DE5998" w:rsidRDefault="00DE5998" w:rsidP="003F1495">
      <w:pPr>
        <w:rPr>
          <w:ins w:id="190" w:author="Twardowski,Slawomir S.A." w:date="2020-10-31T20:05:00Z"/>
          <w:rFonts w:cstheme="minorHAnsi"/>
          <w:sz w:val="28"/>
          <w:szCs w:val="28"/>
        </w:rPr>
      </w:pPr>
    </w:p>
    <w:p w14:paraId="46F9202A" w14:textId="77777777" w:rsidR="00DE5998" w:rsidRDefault="00DE5998" w:rsidP="003F1495">
      <w:pPr>
        <w:rPr>
          <w:ins w:id="191" w:author="Twardowski,Slawomir S.A." w:date="2020-10-31T20:05:00Z"/>
          <w:rFonts w:cstheme="minorHAnsi"/>
          <w:sz w:val="28"/>
          <w:szCs w:val="28"/>
        </w:rPr>
      </w:pPr>
    </w:p>
    <w:p w14:paraId="4DC8CCBF" w14:textId="77777777" w:rsidR="00DE5998" w:rsidRDefault="00DE5998" w:rsidP="003F1495">
      <w:pPr>
        <w:rPr>
          <w:ins w:id="192" w:author="Twardowski,Slawomir S.A." w:date="2020-10-31T20:05:00Z"/>
          <w:rFonts w:cstheme="minorHAnsi"/>
          <w:sz w:val="28"/>
          <w:szCs w:val="28"/>
        </w:rPr>
      </w:pPr>
    </w:p>
    <w:p w14:paraId="2FD9E9B4" w14:textId="5E53BEBA" w:rsidR="003F1495" w:rsidRPr="007205E5" w:rsidRDefault="003F1495" w:rsidP="003F1495">
      <w:pPr>
        <w:rPr>
          <w:sz w:val="28"/>
          <w:szCs w:val="28"/>
        </w:rPr>
      </w:pPr>
      <w:r w:rsidRPr="004B70BB">
        <w:rPr>
          <w:rFonts w:cstheme="minorHAnsi"/>
          <w:sz w:val="28"/>
          <w:szCs w:val="28"/>
        </w:rPr>
        <w:lastRenderedPageBreak/>
        <w:t>At checkout payment method can be selected</w:t>
      </w:r>
      <w:r w:rsidR="00D86D4F">
        <w:rPr>
          <w:rFonts w:cstheme="minorHAnsi"/>
          <w:sz w:val="28"/>
          <w:szCs w:val="28"/>
        </w:rPr>
        <w:t>; i</w:t>
      </w:r>
      <w:r w:rsidRPr="004B70BB">
        <w:rPr>
          <w:rFonts w:cstheme="minorHAnsi"/>
          <w:sz w:val="28"/>
          <w:szCs w:val="28"/>
        </w:rPr>
        <w:t xml:space="preserve">t is possible to tip the delivery person at this point </w:t>
      </w:r>
      <w:r w:rsidR="003E251D">
        <w:rPr>
          <w:rFonts w:cstheme="minorHAnsi"/>
          <w:sz w:val="28"/>
          <w:szCs w:val="28"/>
        </w:rPr>
        <w:t xml:space="preserve">(at predefined or chosen by user amount) </w:t>
      </w:r>
      <w:r w:rsidRPr="004B70BB">
        <w:rPr>
          <w:rFonts w:cstheme="minorHAnsi"/>
          <w:sz w:val="28"/>
          <w:szCs w:val="28"/>
        </w:rPr>
        <w:t>and the specified tip is added to the total cost</w:t>
      </w:r>
      <w:r w:rsidR="00D86D4F">
        <w:rPr>
          <w:rFonts w:cstheme="minorHAnsi"/>
          <w:sz w:val="28"/>
          <w:szCs w:val="28"/>
        </w:rPr>
        <w:t xml:space="preserve"> dynamically</w:t>
      </w:r>
      <w:r w:rsidRPr="004B70BB">
        <w:rPr>
          <w:rFonts w:cstheme="minorHAnsi"/>
          <w:sz w:val="28"/>
          <w:szCs w:val="28"/>
        </w:rPr>
        <w:t>:</w:t>
      </w:r>
    </w:p>
    <w:p w14:paraId="60B89382" w14:textId="77777777" w:rsidR="0007251A" w:rsidRDefault="003F1495" w:rsidP="0007251A">
      <w:pPr>
        <w:keepNext/>
      </w:pPr>
      <w:r>
        <w:rPr>
          <w:noProof/>
        </w:rPr>
        <w:drawing>
          <wp:inline distT="0" distB="0" distL="0" distR="0" wp14:anchorId="1B327A31" wp14:editId="06E2B784">
            <wp:extent cx="4593946" cy="2871216"/>
            <wp:effectExtent l="0" t="0" r="3810" b="0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946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5508" w14:textId="78873852" w:rsidR="0019483C" w:rsidRPr="0019483C" w:rsidDel="00DE5998" w:rsidRDefault="0007251A" w:rsidP="0019483C">
      <w:pPr>
        <w:pStyle w:val="Caption"/>
        <w:rPr>
          <w:del w:id="193" w:author="Twardowski,Slawomir S.A." w:date="2020-10-31T20:05:00Z"/>
          <w:sz w:val="28"/>
          <w:szCs w:val="28"/>
        </w:rPr>
        <w:sectPr w:rsidR="0019483C" w:rsidRPr="0019483C" w:rsidDel="00DE5998" w:rsidSect="00D57EBF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t xml:space="preserve">Fig. </w:t>
      </w:r>
      <w:fldSimple w:instr=" SEQ Fig. \* ARABIC ">
        <w:r w:rsidR="00206D4B">
          <w:rPr>
            <w:noProof/>
          </w:rPr>
          <w:t>10</w:t>
        </w:r>
      </w:fldSimple>
      <w:r>
        <w:t xml:space="preserve"> Domino's website payment page 2</w:t>
      </w:r>
    </w:p>
    <w:p w14:paraId="2B3DC4BF" w14:textId="77777777" w:rsidR="00DE5998" w:rsidRDefault="00DE5998" w:rsidP="00DE5998">
      <w:pPr>
        <w:pStyle w:val="Caption"/>
        <w:rPr>
          <w:ins w:id="194" w:author="Twardowski,Slawomir S.A." w:date="2020-10-31T20:05:00Z"/>
          <w:b/>
          <w:bCs/>
          <w:color w:val="auto"/>
          <w:sz w:val="36"/>
          <w:szCs w:val="36"/>
        </w:rPr>
      </w:pPr>
    </w:p>
    <w:p w14:paraId="663ECA8E" w14:textId="77777777" w:rsidR="00DE5998" w:rsidRDefault="00DE5998" w:rsidP="00DE5998">
      <w:pPr>
        <w:pStyle w:val="Caption"/>
        <w:rPr>
          <w:ins w:id="195" w:author="Twardowski,Slawomir S.A." w:date="2020-10-31T20:05:00Z"/>
          <w:b/>
          <w:bCs/>
          <w:color w:val="auto"/>
          <w:sz w:val="36"/>
          <w:szCs w:val="36"/>
        </w:rPr>
      </w:pPr>
    </w:p>
    <w:p w14:paraId="64DF8454" w14:textId="77777777" w:rsidR="00DE5998" w:rsidRDefault="00DE5998" w:rsidP="00DE5998">
      <w:pPr>
        <w:pStyle w:val="Caption"/>
        <w:rPr>
          <w:ins w:id="196" w:author="Twardowski,Slawomir S.A." w:date="2020-10-31T20:05:00Z"/>
          <w:b/>
          <w:bCs/>
          <w:color w:val="auto"/>
          <w:sz w:val="36"/>
          <w:szCs w:val="36"/>
        </w:rPr>
      </w:pPr>
    </w:p>
    <w:p w14:paraId="72E14F91" w14:textId="77777777" w:rsidR="00DE5998" w:rsidRDefault="00DE5998" w:rsidP="00DE5998">
      <w:pPr>
        <w:pStyle w:val="Caption"/>
        <w:rPr>
          <w:ins w:id="197" w:author="Twardowski,Slawomir S.A." w:date="2020-10-31T20:05:00Z"/>
          <w:b/>
          <w:bCs/>
          <w:color w:val="auto"/>
          <w:sz w:val="36"/>
          <w:szCs w:val="36"/>
        </w:rPr>
      </w:pPr>
    </w:p>
    <w:p w14:paraId="16CDC314" w14:textId="77777777" w:rsidR="00DE5998" w:rsidRDefault="00DE5998" w:rsidP="00DE5998">
      <w:pPr>
        <w:pStyle w:val="Caption"/>
        <w:rPr>
          <w:ins w:id="198" w:author="Twardowski,Slawomir S.A." w:date="2020-10-31T20:05:00Z"/>
          <w:b/>
          <w:bCs/>
          <w:color w:val="auto"/>
          <w:sz w:val="36"/>
          <w:szCs w:val="36"/>
        </w:rPr>
      </w:pPr>
    </w:p>
    <w:p w14:paraId="132F9FCB" w14:textId="77777777" w:rsidR="00DE5998" w:rsidRDefault="00DE5998" w:rsidP="00DE5998">
      <w:pPr>
        <w:pStyle w:val="Caption"/>
        <w:rPr>
          <w:ins w:id="199" w:author="Twardowski,Slawomir S.A." w:date="2020-10-31T20:05:00Z"/>
          <w:b/>
          <w:bCs/>
          <w:color w:val="auto"/>
          <w:sz w:val="36"/>
          <w:szCs w:val="36"/>
        </w:rPr>
      </w:pPr>
    </w:p>
    <w:p w14:paraId="38D8C51F" w14:textId="77777777" w:rsidR="00DE5998" w:rsidRDefault="00DE5998" w:rsidP="00DE5998">
      <w:pPr>
        <w:pStyle w:val="Caption"/>
        <w:rPr>
          <w:ins w:id="200" w:author="Twardowski,Slawomir S.A." w:date="2020-10-31T20:05:00Z"/>
          <w:b/>
          <w:bCs/>
          <w:color w:val="auto"/>
          <w:sz w:val="36"/>
          <w:szCs w:val="36"/>
        </w:rPr>
      </w:pPr>
    </w:p>
    <w:p w14:paraId="31427799" w14:textId="77777777" w:rsidR="00DE5998" w:rsidRDefault="00DE5998" w:rsidP="00DE5998">
      <w:pPr>
        <w:pStyle w:val="Caption"/>
        <w:rPr>
          <w:ins w:id="201" w:author="Twardowski,Slawomir S.A." w:date="2020-10-31T20:05:00Z"/>
          <w:b/>
          <w:bCs/>
          <w:color w:val="auto"/>
          <w:sz w:val="36"/>
          <w:szCs w:val="36"/>
        </w:rPr>
      </w:pPr>
    </w:p>
    <w:p w14:paraId="4F46342E" w14:textId="77777777" w:rsidR="00DE5998" w:rsidRDefault="00DE5998" w:rsidP="00DE5998">
      <w:pPr>
        <w:pStyle w:val="Caption"/>
        <w:rPr>
          <w:ins w:id="202" w:author="Twardowski,Slawomir S.A." w:date="2020-10-31T20:05:00Z"/>
          <w:b/>
          <w:bCs/>
          <w:color w:val="auto"/>
          <w:sz w:val="36"/>
          <w:szCs w:val="36"/>
        </w:rPr>
      </w:pPr>
    </w:p>
    <w:p w14:paraId="4054F241" w14:textId="77777777" w:rsidR="00DE5998" w:rsidRDefault="00DE5998" w:rsidP="00DE5998">
      <w:pPr>
        <w:pStyle w:val="Caption"/>
        <w:rPr>
          <w:ins w:id="203" w:author="Twardowski,Slawomir S.A." w:date="2020-10-31T20:05:00Z"/>
          <w:b/>
          <w:bCs/>
          <w:color w:val="auto"/>
          <w:sz w:val="36"/>
          <w:szCs w:val="36"/>
        </w:rPr>
      </w:pPr>
    </w:p>
    <w:p w14:paraId="134A1A21" w14:textId="77777777" w:rsidR="00DE5998" w:rsidRDefault="00DE5998" w:rsidP="00DE5998">
      <w:pPr>
        <w:pStyle w:val="Caption"/>
        <w:rPr>
          <w:ins w:id="204" w:author="Twardowski,Slawomir S.A." w:date="2020-10-31T20:05:00Z"/>
          <w:b/>
          <w:bCs/>
          <w:color w:val="auto"/>
          <w:sz w:val="36"/>
          <w:szCs w:val="36"/>
        </w:rPr>
      </w:pPr>
    </w:p>
    <w:p w14:paraId="1369585F" w14:textId="1CD90CD4" w:rsidR="009574B7" w:rsidRPr="00CC7AFC" w:rsidRDefault="009574B7" w:rsidP="00CC7AFC">
      <w:pPr>
        <w:pStyle w:val="Heading1"/>
        <w:rPr>
          <w:b/>
          <w:bCs/>
          <w:color w:val="auto"/>
          <w:sz w:val="36"/>
          <w:szCs w:val="36"/>
        </w:rPr>
      </w:pPr>
      <w:bookmarkStart w:id="205" w:name="_Toc55067866"/>
      <w:r w:rsidRPr="00CC7AFC">
        <w:rPr>
          <w:b/>
          <w:bCs/>
          <w:color w:val="auto"/>
          <w:sz w:val="36"/>
          <w:szCs w:val="36"/>
        </w:rPr>
        <w:lastRenderedPageBreak/>
        <w:t>Mari</w:t>
      </w:r>
      <w:r w:rsidR="0019483C" w:rsidRPr="00CC7AFC">
        <w:rPr>
          <w:b/>
          <w:bCs/>
          <w:color w:val="auto"/>
          <w:sz w:val="36"/>
          <w:szCs w:val="36"/>
        </w:rPr>
        <w:t>o</w:t>
      </w:r>
      <w:r w:rsidRPr="00CC7AFC">
        <w:rPr>
          <w:b/>
          <w:bCs/>
          <w:color w:val="auto"/>
          <w:sz w:val="36"/>
          <w:szCs w:val="36"/>
        </w:rPr>
        <w:t xml:space="preserve"> Pizzerias data types</w:t>
      </w:r>
      <w:bookmarkEnd w:id="205"/>
    </w:p>
    <w:p w14:paraId="4B6FE2E4" w14:textId="77777777" w:rsidR="009574B7" w:rsidRDefault="009574B7" w:rsidP="009574B7"/>
    <w:p w14:paraId="047E200E" w14:textId="58A50353" w:rsidR="002B5923" w:rsidRPr="00413F2B" w:rsidRDefault="009574B7" w:rsidP="009574B7">
      <w:pPr>
        <w:rPr>
          <w:rFonts w:cstheme="minorHAnsi"/>
          <w:sz w:val="28"/>
          <w:szCs w:val="28"/>
        </w:rPr>
      </w:pPr>
      <w:r w:rsidRPr="00413F2B">
        <w:rPr>
          <w:rFonts w:cstheme="minorHAnsi"/>
          <w:sz w:val="28"/>
          <w:szCs w:val="28"/>
        </w:rPr>
        <w:t xml:space="preserve">There are </w:t>
      </w:r>
      <w:r w:rsidR="00C4188F" w:rsidRPr="00413F2B">
        <w:rPr>
          <w:rFonts w:cstheme="minorHAnsi"/>
          <w:sz w:val="28"/>
          <w:szCs w:val="28"/>
        </w:rPr>
        <w:t xml:space="preserve">a few </w:t>
      </w:r>
      <w:r w:rsidRPr="00413F2B">
        <w:rPr>
          <w:rFonts w:cstheme="minorHAnsi"/>
          <w:sz w:val="28"/>
          <w:szCs w:val="28"/>
        </w:rPr>
        <w:t>different data file types used in the Mario Pizzerias</w:t>
      </w:r>
      <w:r w:rsidR="00A87BCC" w:rsidRPr="00413F2B">
        <w:rPr>
          <w:rFonts w:cstheme="minorHAnsi"/>
          <w:sz w:val="28"/>
          <w:szCs w:val="28"/>
        </w:rPr>
        <w:t xml:space="preserve"> current system. </w:t>
      </w:r>
      <w:r w:rsidR="00CB3B0E" w:rsidRPr="00413F2B">
        <w:rPr>
          <w:rFonts w:cstheme="minorHAnsi"/>
          <w:sz w:val="28"/>
          <w:szCs w:val="28"/>
        </w:rPr>
        <w:t>The files use different formats</w:t>
      </w:r>
      <w:r w:rsidR="00C4188F" w:rsidRPr="00413F2B">
        <w:rPr>
          <w:rFonts w:cstheme="minorHAnsi"/>
          <w:sz w:val="28"/>
          <w:szCs w:val="28"/>
        </w:rPr>
        <w:t>,</w:t>
      </w:r>
      <w:r w:rsidR="0094717B" w:rsidRPr="00413F2B">
        <w:rPr>
          <w:rFonts w:cstheme="minorHAnsi"/>
          <w:sz w:val="28"/>
          <w:szCs w:val="28"/>
        </w:rPr>
        <w:t xml:space="preserve"> are </w:t>
      </w:r>
      <w:r w:rsidR="00341B88" w:rsidRPr="00413F2B">
        <w:rPr>
          <w:rFonts w:cstheme="minorHAnsi"/>
          <w:sz w:val="28"/>
          <w:szCs w:val="28"/>
        </w:rPr>
        <w:t>organized in different ways</w:t>
      </w:r>
      <w:r w:rsidR="001547A7" w:rsidRPr="00413F2B">
        <w:rPr>
          <w:rFonts w:cstheme="minorHAnsi"/>
          <w:sz w:val="28"/>
          <w:szCs w:val="28"/>
        </w:rPr>
        <w:t xml:space="preserve"> and contain errors due to manual input</w:t>
      </w:r>
      <w:r w:rsidR="00053BC5" w:rsidRPr="00413F2B">
        <w:rPr>
          <w:rFonts w:cstheme="minorHAnsi"/>
          <w:sz w:val="28"/>
          <w:szCs w:val="28"/>
        </w:rPr>
        <w:t xml:space="preserve">. </w:t>
      </w:r>
      <w:r w:rsidR="0001076B" w:rsidRPr="00413F2B">
        <w:rPr>
          <w:rFonts w:cstheme="minorHAnsi"/>
          <w:sz w:val="28"/>
          <w:szCs w:val="28"/>
        </w:rPr>
        <w:t xml:space="preserve">This presents a challenge in </w:t>
      </w:r>
      <w:r w:rsidR="00437ED6" w:rsidRPr="00413F2B">
        <w:rPr>
          <w:rFonts w:cstheme="minorHAnsi"/>
          <w:sz w:val="28"/>
          <w:szCs w:val="28"/>
        </w:rPr>
        <w:t xml:space="preserve">aligning the </w:t>
      </w:r>
      <w:r w:rsidR="00FB5FAD" w:rsidRPr="00413F2B">
        <w:rPr>
          <w:rFonts w:cstheme="minorHAnsi"/>
          <w:sz w:val="28"/>
          <w:szCs w:val="28"/>
        </w:rPr>
        <w:t xml:space="preserve">databases </w:t>
      </w:r>
      <w:r w:rsidR="0000753B" w:rsidRPr="00413F2B">
        <w:rPr>
          <w:rFonts w:cstheme="minorHAnsi"/>
          <w:sz w:val="28"/>
          <w:szCs w:val="28"/>
        </w:rPr>
        <w:t>with one another</w:t>
      </w:r>
      <w:r w:rsidR="000D70C1" w:rsidRPr="00413F2B">
        <w:rPr>
          <w:rFonts w:cstheme="minorHAnsi"/>
          <w:sz w:val="28"/>
          <w:szCs w:val="28"/>
        </w:rPr>
        <w:t xml:space="preserve"> and cleaning up the provided data</w:t>
      </w:r>
      <w:r w:rsidR="001E0C9A" w:rsidRPr="00413F2B">
        <w:rPr>
          <w:rFonts w:cstheme="minorHAnsi"/>
          <w:sz w:val="28"/>
          <w:szCs w:val="28"/>
        </w:rPr>
        <w:t>.</w:t>
      </w:r>
      <w:r w:rsidR="000D70C1" w:rsidRPr="00413F2B">
        <w:rPr>
          <w:rFonts w:cstheme="minorHAnsi"/>
          <w:sz w:val="28"/>
          <w:szCs w:val="28"/>
        </w:rPr>
        <w:t xml:space="preserve"> Moreover</w:t>
      </w:r>
      <w:r w:rsidR="001520E2" w:rsidRPr="00413F2B">
        <w:rPr>
          <w:rFonts w:cstheme="minorHAnsi"/>
          <w:sz w:val="28"/>
          <w:szCs w:val="28"/>
        </w:rPr>
        <w:t>,</w:t>
      </w:r>
      <w:r w:rsidR="000D70C1" w:rsidRPr="00413F2B">
        <w:rPr>
          <w:rFonts w:cstheme="minorHAnsi"/>
          <w:sz w:val="28"/>
          <w:szCs w:val="28"/>
        </w:rPr>
        <w:t xml:space="preserve"> </w:t>
      </w:r>
      <w:r w:rsidR="001520E2" w:rsidRPr="00413F2B">
        <w:rPr>
          <w:rFonts w:cstheme="minorHAnsi"/>
          <w:sz w:val="28"/>
          <w:szCs w:val="28"/>
        </w:rPr>
        <w:t xml:space="preserve">in the transition period data will still be supplied in current un-ordered manner, so the import process will have </w:t>
      </w:r>
      <w:r w:rsidR="00013924" w:rsidRPr="00413F2B">
        <w:rPr>
          <w:rFonts w:cstheme="minorHAnsi"/>
          <w:sz w:val="28"/>
          <w:szCs w:val="28"/>
        </w:rPr>
        <w:t>to be repeatable and automatized.</w:t>
      </w:r>
      <w:r w:rsidR="001520E2" w:rsidRPr="00413F2B">
        <w:rPr>
          <w:rFonts w:cstheme="minorHAnsi"/>
          <w:sz w:val="28"/>
          <w:szCs w:val="28"/>
        </w:rPr>
        <w:t xml:space="preserve"> </w:t>
      </w:r>
      <w:r w:rsidR="002B5923" w:rsidRPr="00413F2B">
        <w:rPr>
          <w:rFonts w:cstheme="minorHAnsi"/>
          <w:sz w:val="28"/>
          <w:szCs w:val="28"/>
        </w:rPr>
        <w:t xml:space="preserve"> </w:t>
      </w:r>
    </w:p>
    <w:p w14:paraId="10F4E438" w14:textId="77777777" w:rsidR="00B620FE" w:rsidRDefault="00030C73" w:rsidP="0019483C">
      <w:pPr>
        <w:rPr>
          <w:rFonts w:cstheme="minorHAnsi"/>
          <w:sz w:val="28"/>
          <w:szCs w:val="28"/>
        </w:rPr>
      </w:pPr>
      <w:r w:rsidRPr="00413F2B">
        <w:rPr>
          <w:rFonts w:cstheme="minorHAnsi"/>
          <w:sz w:val="28"/>
          <w:szCs w:val="28"/>
        </w:rPr>
        <w:t>On the following pages</w:t>
      </w:r>
      <w:r w:rsidR="00A87BCC" w:rsidRPr="00413F2B">
        <w:rPr>
          <w:rFonts w:cstheme="minorHAnsi"/>
          <w:sz w:val="28"/>
          <w:szCs w:val="28"/>
        </w:rPr>
        <w:t xml:space="preserve"> is a list of </w:t>
      </w:r>
      <w:r w:rsidR="002B5923" w:rsidRPr="00413F2B">
        <w:rPr>
          <w:rFonts w:cstheme="minorHAnsi"/>
          <w:sz w:val="28"/>
          <w:szCs w:val="28"/>
        </w:rPr>
        <w:t>provided</w:t>
      </w:r>
      <w:r w:rsidR="00A87BCC" w:rsidRPr="00413F2B">
        <w:rPr>
          <w:rFonts w:cstheme="minorHAnsi"/>
          <w:sz w:val="28"/>
          <w:szCs w:val="28"/>
        </w:rPr>
        <w:t xml:space="preserve"> files with a short description of the contents</w:t>
      </w:r>
      <w:r w:rsidR="002B5923" w:rsidRPr="00413F2B">
        <w:rPr>
          <w:rFonts w:cstheme="minorHAnsi"/>
          <w:sz w:val="28"/>
          <w:szCs w:val="28"/>
        </w:rPr>
        <w:t xml:space="preserve"> and possible obstacles</w:t>
      </w:r>
      <w:r w:rsidR="002E54BF" w:rsidRPr="00413F2B">
        <w:rPr>
          <w:rFonts w:cstheme="minorHAnsi"/>
          <w:sz w:val="28"/>
          <w:szCs w:val="28"/>
        </w:rPr>
        <w:t>.</w:t>
      </w:r>
    </w:p>
    <w:p w14:paraId="4ACF54FD" w14:textId="77777777" w:rsidR="00B620FE" w:rsidRDefault="00B620FE" w:rsidP="0019483C">
      <w:pPr>
        <w:rPr>
          <w:rFonts w:cstheme="minorHAnsi"/>
          <w:sz w:val="28"/>
          <w:szCs w:val="28"/>
        </w:rPr>
      </w:pPr>
    </w:p>
    <w:p w14:paraId="053ACC43" w14:textId="77777777" w:rsidR="00CE7217" w:rsidRDefault="00CE7217" w:rsidP="0019483C">
      <w:pPr>
        <w:rPr>
          <w:ins w:id="206" w:author="Twardowski,Slawomir S.A." w:date="2020-10-31T20:06:00Z"/>
          <w:b/>
          <w:bCs/>
          <w:sz w:val="32"/>
          <w:szCs w:val="32"/>
          <w:u w:val="single"/>
        </w:rPr>
      </w:pPr>
    </w:p>
    <w:p w14:paraId="0B0C2F8C" w14:textId="77777777" w:rsidR="00CE7217" w:rsidRDefault="00CE7217" w:rsidP="0019483C">
      <w:pPr>
        <w:rPr>
          <w:ins w:id="207" w:author="Twardowski,Slawomir S.A." w:date="2020-10-31T20:06:00Z"/>
          <w:b/>
          <w:bCs/>
          <w:sz w:val="32"/>
          <w:szCs w:val="32"/>
          <w:u w:val="single"/>
        </w:rPr>
      </w:pPr>
    </w:p>
    <w:p w14:paraId="351FB2E0" w14:textId="77777777" w:rsidR="00CE7217" w:rsidRDefault="00CE7217" w:rsidP="0019483C">
      <w:pPr>
        <w:rPr>
          <w:ins w:id="208" w:author="Twardowski,Slawomir S.A." w:date="2020-10-31T20:06:00Z"/>
          <w:b/>
          <w:bCs/>
          <w:sz w:val="32"/>
          <w:szCs w:val="32"/>
          <w:u w:val="single"/>
        </w:rPr>
      </w:pPr>
    </w:p>
    <w:p w14:paraId="4A5722AF" w14:textId="77777777" w:rsidR="00CE7217" w:rsidRDefault="00CE7217" w:rsidP="0019483C">
      <w:pPr>
        <w:rPr>
          <w:ins w:id="209" w:author="Twardowski,Slawomir S.A." w:date="2020-10-31T20:06:00Z"/>
          <w:b/>
          <w:bCs/>
          <w:sz w:val="32"/>
          <w:szCs w:val="32"/>
          <w:u w:val="single"/>
        </w:rPr>
      </w:pPr>
    </w:p>
    <w:p w14:paraId="57DD7392" w14:textId="77777777" w:rsidR="00CE7217" w:rsidRDefault="00CE7217" w:rsidP="0019483C">
      <w:pPr>
        <w:rPr>
          <w:ins w:id="210" w:author="Twardowski,Slawomir S.A." w:date="2020-10-31T20:06:00Z"/>
          <w:b/>
          <w:bCs/>
          <w:sz w:val="32"/>
          <w:szCs w:val="32"/>
          <w:u w:val="single"/>
        </w:rPr>
      </w:pPr>
    </w:p>
    <w:p w14:paraId="6A5036D1" w14:textId="77777777" w:rsidR="00CE7217" w:rsidRDefault="00CE7217" w:rsidP="0019483C">
      <w:pPr>
        <w:rPr>
          <w:ins w:id="211" w:author="Twardowski,Slawomir S.A." w:date="2020-10-31T20:06:00Z"/>
          <w:b/>
          <w:bCs/>
          <w:sz w:val="32"/>
          <w:szCs w:val="32"/>
          <w:u w:val="single"/>
        </w:rPr>
      </w:pPr>
    </w:p>
    <w:p w14:paraId="0610D79E" w14:textId="77777777" w:rsidR="00CE7217" w:rsidRDefault="00CE7217" w:rsidP="0019483C">
      <w:pPr>
        <w:rPr>
          <w:ins w:id="212" w:author="Twardowski,Slawomir S.A." w:date="2020-10-31T20:06:00Z"/>
          <w:b/>
          <w:bCs/>
          <w:sz w:val="32"/>
          <w:szCs w:val="32"/>
          <w:u w:val="single"/>
        </w:rPr>
      </w:pPr>
    </w:p>
    <w:p w14:paraId="77BE9BDF" w14:textId="77777777" w:rsidR="00CE7217" w:rsidRDefault="00CE7217" w:rsidP="0019483C">
      <w:pPr>
        <w:rPr>
          <w:ins w:id="213" w:author="Twardowski,Slawomir S.A." w:date="2020-10-31T20:06:00Z"/>
          <w:b/>
          <w:bCs/>
          <w:sz w:val="32"/>
          <w:szCs w:val="32"/>
          <w:u w:val="single"/>
        </w:rPr>
      </w:pPr>
    </w:p>
    <w:p w14:paraId="41CAD7A4" w14:textId="77777777" w:rsidR="00CE7217" w:rsidRDefault="00CE7217" w:rsidP="0019483C">
      <w:pPr>
        <w:rPr>
          <w:ins w:id="214" w:author="Twardowski,Slawomir S.A." w:date="2020-10-31T20:06:00Z"/>
          <w:b/>
          <w:bCs/>
          <w:sz w:val="32"/>
          <w:szCs w:val="32"/>
          <w:u w:val="single"/>
        </w:rPr>
      </w:pPr>
    </w:p>
    <w:p w14:paraId="56ADB061" w14:textId="77777777" w:rsidR="00CE7217" w:rsidRDefault="00CE7217" w:rsidP="0019483C">
      <w:pPr>
        <w:rPr>
          <w:ins w:id="215" w:author="Twardowski,Slawomir S.A." w:date="2020-10-31T20:06:00Z"/>
          <w:b/>
          <w:bCs/>
          <w:sz w:val="32"/>
          <w:szCs w:val="32"/>
          <w:u w:val="single"/>
        </w:rPr>
      </w:pPr>
    </w:p>
    <w:p w14:paraId="20C9F7FF" w14:textId="77777777" w:rsidR="00CE7217" w:rsidRDefault="00CE7217" w:rsidP="0019483C">
      <w:pPr>
        <w:rPr>
          <w:ins w:id="216" w:author="Twardowski,Slawomir S.A." w:date="2020-10-31T20:06:00Z"/>
          <w:b/>
          <w:bCs/>
          <w:sz w:val="32"/>
          <w:szCs w:val="32"/>
          <w:u w:val="single"/>
        </w:rPr>
      </w:pPr>
    </w:p>
    <w:p w14:paraId="30D7DD13" w14:textId="77777777" w:rsidR="00CE7217" w:rsidRDefault="00CE7217" w:rsidP="0019483C">
      <w:pPr>
        <w:rPr>
          <w:ins w:id="217" w:author="Twardowski,Slawomir S.A." w:date="2020-10-31T20:06:00Z"/>
          <w:b/>
          <w:bCs/>
          <w:sz w:val="32"/>
          <w:szCs w:val="32"/>
          <w:u w:val="single"/>
        </w:rPr>
      </w:pPr>
    </w:p>
    <w:p w14:paraId="5EB4FC48" w14:textId="77777777" w:rsidR="00CE7217" w:rsidRDefault="00CE7217" w:rsidP="0019483C">
      <w:pPr>
        <w:rPr>
          <w:ins w:id="218" w:author="Twardowski,Slawomir S.A." w:date="2020-10-31T20:06:00Z"/>
          <w:b/>
          <w:bCs/>
          <w:sz w:val="32"/>
          <w:szCs w:val="32"/>
          <w:u w:val="single"/>
        </w:rPr>
      </w:pPr>
    </w:p>
    <w:p w14:paraId="73EA5241" w14:textId="77777777" w:rsidR="00CE7217" w:rsidRDefault="00CE7217" w:rsidP="0019483C">
      <w:pPr>
        <w:rPr>
          <w:ins w:id="219" w:author="Twardowski,Slawomir S.A." w:date="2020-10-31T20:06:00Z"/>
          <w:b/>
          <w:bCs/>
          <w:sz w:val="32"/>
          <w:szCs w:val="32"/>
          <w:u w:val="single"/>
        </w:rPr>
      </w:pPr>
    </w:p>
    <w:p w14:paraId="4A037367" w14:textId="603F353D" w:rsidR="00A87BCC" w:rsidRPr="002D0B95" w:rsidRDefault="00A87BCC">
      <w:pPr>
        <w:pStyle w:val="Heading2"/>
        <w:rPr>
          <w:rFonts w:cstheme="minorHAnsi"/>
          <w:b/>
          <w:bCs/>
          <w:i/>
          <w:iCs/>
          <w:sz w:val="36"/>
          <w:szCs w:val="36"/>
          <w:u w:val="single"/>
          <w:rPrChange w:id="220" w:author="Twardowski,Slawomir S.A." w:date="2020-10-31T20:14:00Z">
            <w:rPr>
              <w:rFonts w:cstheme="minorHAnsi"/>
              <w:sz w:val="28"/>
              <w:szCs w:val="28"/>
            </w:rPr>
          </w:rPrChange>
        </w:rPr>
        <w:pPrChange w:id="221" w:author="Twardowski,Slawomir S.A." w:date="2020-10-31T20:14:00Z">
          <w:pPr/>
        </w:pPrChange>
      </w:pPr>
      <w:bookmarkStart w:id="222" w:name="_Toc55067867"/>
      <w:r w:rsidRPr="002D0B95">
        <w:rPr>
          <w:b/>
          <w:bCs/>
          <w:i/>
          <w:iCs/>
          <w:color w:val="auto"/>
          <w:sz w:val="32"/>
          <w:szCs w:val="32"/>
          <w:u w:val="single"/>
          <w:rPrChange w:id="223" w:author="Twardowski,Slawomir S.A." w:date="2020-10-31T20:14:00Z">
            <w:rPr/>
          </w:rPrChange>
        </w:rPr>
        <w:lastRenderedPageBreak/>
        <w:t>Extra ingredienten.csv</w:t>
      </w:r>
      <w:bookmarkEnd w:id="222"/>
    </w:p>
    <w:p w14:paraId="01D1AABA" w14:textId="13A49AE5" w:rsidR="00A87BCC" w:rsidRPr="00413F2B" w:rsidRDefault="00A87BCC" w:rsidP="009574B7">
      <w:pPr>
        <w:rPr>
          <w:rFonts w:cstheme="minorHAnsi"/>
          <w:sz w:val="28"/>
          <w:szCs w:val="28"/>
        </w:rPr>
      </w:pPr>
      <w:r w:rsidRPr="00413F2B">
        <w:rPr>
          <w:rFonts w:cstheme="minorHAnsi"/>
          <w:sz w:val="28"/>
          <w:szCs w:val="28"/>
        </w:rPr>
        <w:t xml:space="preserve">Contains a list of ingredients (like: ananas, bacon, salami etc.) in one row and price in second row. While the cost of ingredients </w:t>
      </w:r>
      <w:r w:rsidR="00F56C45" w:rsidRPr="00413F2B">
        <w:rPr>
          <w:rFonts w:cstheme="minorHAnsi"/>
          <w:sz w:val="28"/>
          <w:szCs w:val="28"/>
        </w:rPr>
        <w:t xml:space="preserve">seems to be correct the </w:t>
      </w:r>
      <w:r w:rsidR="00E53916" w:rsidRPr="00413F2B">
        <w:rPr>
          <w:rFonts w:cstheme="minorHAnsi"/>
          <w:sz w:val="28"/>
          <w:szCs w:val="28"/>
        </w:rPr>
        <w:t>price fields contain numbers as well as alphabetical symbols</w:t>
      </w:r>
      <w:r w:rsidR="00F56C45" w:rsidRPr="00413F2B">
        <w:rPr>
          <w:rFonts w:cstheme="minorHAnsi"/>
          <w:sz w:val="28"/>
          <w:szCs w:val="28"/>
        </w:rPr>
        <w:t xml:space="preserve">. File consists </w:t>
      </w:r>
      <w:r w:rsidR="004B6F76" w:rsidRPr="00413F2B">
        <w:rPr>
          <w:rFonts w:cstheme="minorHAnsi"/>
          <w:sz w:val="28"/>
          <w:szCs w:val="28"/>
        </w:rPr>
        <w:t xml:space="preserve">of </w:t>
      </w:r>
      <w:r w:rsidR="00F56C45" w:rsidRPr="00413F2B">
        <w:rPr>
          <w:rFonts w:cstheme="minorHAnsi"/>
          <w:sz w:val="28"/>
          <w:szCs w:val="28"/>
        </w:rPr>
        <w:t xml:space="preserve">29 </w:t>
      </w:r>
      <w:r w:rsidR="004B6F76" w:rsidRPr="00413F2B">
        <w:rPr>
          <w:rFonts w:cstheme="minorHAnsi"/>
          <w:sz w:val="28"/>
          <w:szCs w:val="28"/>
        </w:rPr>
        <w:t>rows</w:t>
      </w:r>
      <w:r w:rsidR="00F56C45" w:rsidRPr="00413F2B">
        <w:rPr>
          <w:rFonts w:cstheme="minorHAnsi"/>
          <w:sz w:val="28"/>
          <w:szCs w:val="28"/>
        </w:rPr>
        <w:t>.</w:t>
      </w:r>
    </w:p>
    <w:p w14:paraId="444AF876" w14:textId="77777777" w:rsidR="004B6F76" w:rsidRDefault="00B41710" w:rsidP="004B6F76">
      <w:pPr>
        <w:keepNext/>
      </w:pPr>
      <w:r w:rsidRPr="00B41710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1CE3FEC" wp14:editId="3076F0EA">
            <wp:extent cx="2844800" cy="546100"/>
            <wp:effectExtent l="0" t="0" r="0" b="0"/>
            <wp:docPr id="1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C3B0" w14:textId="2DD71F53" w:rsidR="00B41710" w:rsidRDefault="004B6F76" w:rsidP="004B6F76">
      <w:pPr>
        <w:pStyle w:val="Caption"/>
        <w:rPr>
          <w:rFonts w:asciiTheme="majorHAnsi" w:hAnsiTheme="majorHAnsi" w:cstheme="majorHAnsi"/>
          <w:sz w:val="28"/>
          <w:szCs w:val="28"/>
        </w:rPr>
      </w:pPr>
      <w:r>
        <w:t xml:space="preserve">Fig. </w:t>
      </w:r>
      <w:fldSimple w:instr=" SEQ Fig. \* ARABIC ">
        <w:r w:rsidR="00206D4B">
          <w:rPr>
            <w:noProof/>
          </w:rPr>
          <w:t>11</w:t>
        </w:r>
      </w:fldSimple>
      <w:r>
        <w:t xml:space="preserve"> Extra ingredienten.csv - Price field containing numerical value and </w:t>
      </w:r>
      <w:proofErr w:type="spellStart"/>
      <w:proofErr w:type="gramStart"/>
      <w:r>
        <w:t>a</w:t>
      </w:r>
      <w:proofErr w:type="spellEnd"/>
      <w:proofErr w:type="gramEnd"/>
      <w:r>
        <w:t xml:space="preserve"> alph</w:t>
      </w:r>
      <w:r w:rsidR="00C47981">
        <w:t>a</w:t>
      </w:r>
      <w:r>
        <w:t>b</w:t>
      </w:r>
      <w:r w:rsidR="00C47981">
        <w:t>et</w:t>
      </w:r>
      <w:r w:rsidR="00B620FE">
        <w:t>ic</w:t>
      </w:r>
      <w:r>
        <w:t>al symbol (letter "d")</w:t>
      </w:r>
    </w:p>
    <w:p w14:paraId="7EF351D8" w14:textId="262E6BD1" w:rsidR="00C47981" w:rsidDel="0022642B" w:rsidRDefault="00C47981" w:rsidP="00B14E68">
      <w:pPr>
        <w:pStyle w:val="Heading2"/>
        <w:rPr>
          <w:del w:id="224" w:author="Twardowski,Slawomir S.A." w:date="2020-10-31T20:06:00Z"/>
          <w:rFonts w:cstheme="majorHAnsi"/>
          <w:sz w:val="28"/>
          <w:szCs w:val="28"/>
        </w:rPr>
      </w:pPr>
    </w:p>
    <w:p w14:paraId="5DEAECB8" w14:textId="77777777" w:rsidR="0022642B" w:rsidRPr="0022642B" w:rsidRDefault="0022642B">
      <w:pPr>
        <w:rPr>
          <w:ins w:id="225" w:author="Twardowski,Slawomir S.A." w:date="2020-10-31T20:07:00Z"/>
          <w:rPrChange w:id="226" w:author="Twardowski,Slawomir S.A." w:date="2020-10-31T20:07:00Z">
            <w:rPr>
              <w:ins w:id="227" w:author="Twardowski,Slawomir S.A." w:date="2020-10-31T20:07:00Z"/>
              <w:rFonts w:cstheme="majorHAnsi"/>
              <w:sz w:val="28"/>
              <w:szCs w:val="28"/>
            </w:rPr>
          </w:rPrChange>
        </w:rPr>
        <w:pPrChange w:id="228" w:author="Twardowski,Slawomir S.A." w:date="2020-10-31T20:07:00Z">
          <w:pPr>
            <w:pStyle w:val="Heading2"/>
          </w:pPr>
        </w:pPrChange>
      </w:pPr>
    </w:p>
    <w:p w14:paraId="6C88E2EC" w14:textId="70D4AF83" w:rsidR="00F56C45" w:rsidRPr="002D0B95" w:rsidRDefault="00F56C45" w:rsidP="00B14E68">
      <w:pPr>
        <w:pStyle w:val="Heading2"/>
        <w:rPr>
          <w:b/>
          <w:bCs/>
          <w:i/>
          <w:iCs/>
          <w:color w:val="000000" w:themeColor="text1"/>
          <w:sz w:val="32"/>
          <w:szCs w:val="32"/>
          <w:u w:val="single"/>
        </w:rPr>
      </w:pPr>
      <w:bookmarkStart w:id="229" w:name="_Toc55067868"/>
      <w:r w:rsidRPr="002D0B95">
        <w:rPr>
          <w:b/>
          <w:bCs/>
          <w:i/>
          <w:iCs/>
          <w:color w:val="000000" w:themeColor="text1"/>
          <w:sz w:val="32"/>
          <w:szCs w:val="32"/>
          <w:u w:val="single"/>
        </w:rPr>
        <w:t xml:space="preserve">MarioOrderData01_10000.csv </w:t>
      </w:r>
      <w:r w:rsidR="002B5923" w:rsidRPr="002D0B95">
        <w:rPr>
          <w:b/>
          <w:bCs/>
          <w:i/>
          <w:iCs/>
          <w:color w:val="000000" w:themeColor="text1"/>
          <w:sz w:val="32"/>
          <w:szCs w:val="32"/>
          <w:u w:val="single"/>
        </w:rPr>
        <w:t xml:space="preserve">- </w:t>
      </w:r>
      <w:r w:rsidRPr="002D0B95">
        <w:rPr>
          <w:b/>
          <w:bCs/>
          <w:i/>
          <w:iCs/>
          <w:color w:val="000000" w:themeColor="text1"/>
          <w:sz w:val="32"/>
          <w:szCs w:val="32"/>
          <w:u w:val="single"/>
        </w:rPr>
        <w:t>MarioOrderData04_10000.csv</w:t>
      </w:r>
      <w:bookmarkEnd w:id="229"/>
    </w:p>
    <w:p w14:paraId="2EDE3FD4" w14:textId="58F2D4F8" w:rsidR="00A05081" w:rsidRPr="00413F2B" w:rsidRDefault="00F56C45" w:rsidP="009574B7">
      <w:pPr>
        <w:rPr>
          <w:rFonts w:cstheme="minorHAnsi"/>
          <w:sz w:val="28"/>
          <w:szCs w:val="28"/>
        </w:rPr>
      </w:pPr>
      <w:r w:rsidRPr="00413F2B">
        <w:rPr>
          <w:rFonts w:cstheme="minorHAnsi"/>
          <w:sz w:val="28"/>
          <w:szCs w:val="28"/>
        </w:rPr>
        <w:t xml:space="preserve">Those 4 files contain a list of </w:t>
      </w:r>
      <w:r w:rsidR="00806277" w:rsidRPr="00413F2B">
        <w:rPr>
          <w:rFonts w:cstheme="minorHAnsi"/>
          <w:sz w:val="28"/>
          <w:szCs w:val="28"/>
        </w:rPr>
        <w:t xml:space="preserve">all </w:t>
      </w:r>
      <w:r w:rsidRPr="00413F2B">
        <w:rPr>
          <w:rFonts w:cstheme="minorHAnsi"/>
          <w:sz w:val="28"/>
          <w:szCs w:val="28"/>
        </w:rPr>
        <w:t>orders</w:t>
      </w:r>
      <w:r w:rsidR="00231FE6" w:rsidRPr="00413F2B">
        <w:rPr>
          <w:rFonts w:cstheme="minorHAnsi"/>
          <w:sz w:val="28"/>
          <w:szCs w:val="28"/>
        </w:rPr>
        <w:t xml:space="preserve"> placed by clients</w:t>
      </w:r>
      <w:r w:rsidRPr="00413F2B">
        <w:rPr>
          <w:rFonts w:cstheme="minorHAnsi"/>
          <w:sz w:val="28"/>
          <w:szCs w:val="28"/>
        </w:rPr>
        <w:t>. A complete orders history is stored here</w:t>
      </w:r>
      <w:r w:rsidR="00806277" w:rsidRPr="00413F2B">
        <w:rPr>
          <w:rFonts w:cstheme="minorHAnsi"/>
          <w:sz w:val="28"/>
          <w:szCs w:val="28"/>
        </w:rPr>
        <w:t xml:space="preserve"> (approx.).</w:t>
      </w:r>
      <w:r w:rsidRPr="00413F2B">
        <w:rPr>
          <w:rFonts w:cstheme="minorHAnsi"/>
          <w:sz w:val="28"/>
          <w:szCs w:val="28"/>
        </w:rPr>
        <w:t xml:space="preserve"> </w:t>
      </w:r>
      <w:r w:rsidR="00B726F6" w:rsidRPr="00413F2B">
        <w:rPr>
          <w:rFonts w:cstheme="minorHAnsi"/>
          <w:sz w:val="28"/>
          <w:szCs w:val="28"/>
        </w:rPr>
        <w:t>Columns</w:t>
      </w:r>
      <w:r w:rsidR="00A05081" w:rsidRPr="00413F2B">
        <w:rPr>
          <w:rFonts w:cstheme="minorHAnsi"/>
          <w:sz w:val="28"/>
          <w:szCs w:val="28"/>
        </w:rPr>
        <w:t xml:space="preserve"> used:</w:t>
      </w:r>
    </w:p>
    <w:p w14:paraId="09E4C8DD" w14:textId="28FA8C1F" w:rsidR="00A05081" w:rsidRPr="0022642B" w:rsidRDefault="00A05081" w:rsidP="009574B7">
      <w:pPr>
        <w:rPr>
          <w:rFonts w:cstheme="minorHAnsi"/>
          <w:i/>
          <w:iCs/>
          <w:sz w:val="20"/>
          <w:szCs w:val="20"/>
          <w:rPrChange w:id="230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</w:pPr>
      <w:r w:rsidRPr="0022642B">
        <w:rPr>
          <w:rFonts w:cstheme="minorHAnsi"/>
          <w:sz w:val="20"/>
          <w:szCs w:val="20"/>
          <w:rPrChange w:id="231" w:author="Twardowski,Slawomir S.A." w:date="2020-10-31T20:08:00Z">
            <w:rPr>
              <w:rFonts w:cstheme="minorHAnsi"/>
              <w:sz w:val="28"/>
              <w:szCs w:val="28"/>
            </w:rPr>
          </w:rPrChange>
        </w:rPr>
        <w:t xml:space="preserve"> </w:t>
      </w:r>
      <w:proofErr w:type="spellStart"/>
      <w:r w:rsidRPr="0022642B">
        <w:rPr>
          <w:rFonts w:cstheme="minorHAnsi"/>
          <w:i/>
          <w:iCs/>
          <w:sz w:val="20"/>
          <w:szCs w:val="20"/>
          <w:rPrChange w:id="232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>Winkelnaam</w:t>
      </w:r>
      <w:proofErr w:type="spellEnd"/>
      <w:r w:rsidRPr="0022642B">
        <w:rPr>
          <w:rFonts w:cstheme="minorHAnsi"/>
          <w:i/>
          <w:iCs/>
          <w:sz w:val="20"/>
          <w:szCs w:val="20"/>
          <w:rPrChange w:id="233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 xml:space="preserve">, </w:t>
      </w:r>
      <w:proofErr w:type="spellStart"/>
      <w:r w:rsidRPr="0022642B">
        <w:rPr>
          <w:rFonts w:cstheme="minorHAnsi"/>
          <w:i/>
          <w:iCs/>
          <w:sz w:val="20"/>
          <w:szCs w:val="20"/>
          <w:rPrChange w:id="234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>Klantnaam</w:t>
      </w:r>
      <w:proofErr w:type="spellEnd"/>
      <w:r w:rsidRPr="0022642B">
        <w:rPr>
          <w:rFonts w:cstheme="minorHAnsi"/>
          <w:i/>
          <w:iCs/>
          <w:sz w:val="20"/>
          <w:szCs w:val="20"/>
          <w:rPrChange w:id="235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>,</w:t>
      </w:r>
      <w:r w:rsidR="00F56C45" w:rsidRPr="0022642B">
        <w:rPr>
          <w:rFonts w:cstheme="minorHAnsi"/>
          <w:i/>
          <w:iCs/>
          <w:sz w:val="20"/>
          <w:szCs w:val="20"/>
          <w:rPrChange w:id="236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 xml:space="preserve"> </w:t>
      </w:r>
      <w:proofErr w:type="spellStart"/>
      <w:r w:rsidRPr="0022642B">
        <w:rPr>
          <w:rFonts w:cstheme="minorHAnsi"/>
          <w:i/>
          <w:iCs/>
          <w:sz w:val="20"/>
          <w:szCs w:val="20"/>
          <w:rPrChange w:id="237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>TelefoonNr</w:t>
      </w:r>
      <w:proofErr w:type="spellEnd"/>
      <w:r w:rsidRPr="0022642B">
        <w:rPr>
          <w:rFonts w:cstheme="minorHAnsi"/>
          <w:i/>
          <w:iCs/>
          <w:sz w:val="20"/>
          <w:szCs w:val="20"/>
          <w:rPrChange w:id="238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 xml:space="preserve">, Email, </w:t>
      </w:r>
      <w:proofErr w:type="spellStart"/>
      <w:r w:rsidRPr="0022642B">
        <w:rPr>
          <w:rFonts w:cstheme="minorHAnsi"/>
          <w:i/>
          <w:iCs/>
          <w:sz w:val="20"/>
          <w:szCs w:val="20"/>
          <w:rPrChange w:id="239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>Adres</w:t>
      </w:r>
      <w:proofErr w:type="spellEnd"/>
      <w:r w:rsidRPr="0022642B">
        <w:rPr>
          <w:rFonts w:cstheme="minorHAnsi"/>
          <w:i/>
          <w:iCs/>
          <w:sz w:val="20"/>
          <w:szCs w:val="20"/>
          <w:rPrChange w:id="240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 xml:space="preserve">, </w:t>
      </w:r>
      <w:proofErr w:type="spellStart"/>
      <w:r w:rsidRPr="0022642B">
        <w:rPr>
          <w:rFonts w:cstheme="minorHAnsi"/>
          <w:i/>
          <w:iCs/>
          <w:sz w:val="20"/>
          <w:szCs w:val="20"/>
          <w:rPrChange w:id="241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>Woonplaats</w:t>
      </w:r>
      <w:proofErr w:type="spellEnd"/>
      <w:r w:rsidRPr="0022642B">
        <w:rPr>
          <w:rFonts w:cstheme="minorHAnsi"/>
          <w:i/>
          <w:iCs/>
          <w:sz w:val="20"/>
          <w:szCs w:val="20"/>
          <w:rPrChange w:id="242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 xml:space="preserve">, </w:t>
      </w:r>
      <w:proofErr w:type="spellStart"/>
      <w:r w:rsidRPr="0022642B">
        <w:rPr>
          <w:rFonts w:cstheme="minorHAnsi"/>
          <w:i/>
          <w:iCs/>
          <w:sz w:val="20"/>
          <w:szCs w:val="20"/>
          <w:rPrChange w:id="243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>Besteldatum</w:t>
      </w:r>
      <w:proofErr w:type="spellEnd"/>
      <w:r w:rsidRPr="0022642B">
        <w:rPr>
          <w:rFonts w:cstheme="minorHAnsi"/>
          <w:i/>
          <w:iCs/>
          <w:sz w:val="20"/>
          <w:szCs w:val="20"/>
          <w:rPrChange w:id="244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 xml:space="preserve">, </w:t>
      </w:r>
      <w:proofErr w:type="spellStart"/>
      <w:r w:rsidRPr="0022642B">
        <w:rPr>
          <w:rFonts w:cstheme="minorHAnsi"/>
          <w:i/>
          <w:iCs/>
          <w:sz w:val="20"/>
          <w:szCs w:val="20"/>
          <w:rPrChange w:id="245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>AfleverType</w:t>
      </w:r>
      <w:proofErr w:type="spellEnd"/>
      <w:r w:rsidRPr="0022642B">
        <w:rPr>
          <w:rFonts w:cstheme="minorHAnsi"/>
          <w:i/>
          <w:iCs/>
          <w:sz w:val="20"/>
          <w:szCs w:val="20"/>
          <w:rPrChange w:id="246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 xml:space="preserve">, </w:t>
      </w:r>
      <w:proofErr w:type="spellStart"/>
      <w:r w:rsidRPr="0022642B">
        <w:rPr>
          <w:rFonts w:cstheme="minorHAnsi"/>
          <w:i/>
          <w:iCs/>
          <w:sz w:val="20"/>
          <w:szCs w:val="20"/>
          <w:rPrChange w:id="247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>AfleverDatum</w:t>
      </w:r>
      <w:proofErr w:type="spellEnd"/>
      <w:r w:rsidRPr="0022642B">
        <w:rPr>
          <w:rFonts w:cstheme="minorHAnsi"/>
          <w:i/>
          <w:iCs/>
          <w:sz w:val="20"/>
          <w:szCs w:val="20"/>
          <w:rPrChange w:id="248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 xml:space="preserve">, </w:t>
      </w:r>
      <w:proofErr w:type="spellStart"/>
      <w:r w:rsidRPr="0022642B">
        <w:rPr>
          <w:rFonts w:cstheme="minorHAnsi"/>
          <w:i/>
          <w:iCs/>
          <w:sz w:val="20"/>
          <w:szCs w:val="20"/>
          <w:rPrChange w:id="249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>AfleverMoment</w:t>
      </w:r>
      <w:proofErr w:type="spellEnd"/>
      <w:r w:rsidRPr="0022642B">
        <w:rPr>
          <w:rFonts w:cstheme="minorHAnsi"/>
          <w:i/>
          <w:iCs/>
          <w:sz w:val="20"/>
          <w:szCs w:val="20"/>
          <w:rPrChange w:id="250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 xml:space="preserve">, Product, </w:t>
      </w:r>
      <w:proofErr w:type="spellStart"/>
      <w:r w:rsidRPr="0022642B">
        <w:rPr>
          <w:rFonts w:cstheme="minorHAnsi"/>
          <w:i/>
          <w:iCs/>
          <w:sz w:val="20"/>
          <w:szCs w:val="20"/>
          <w:rPrChange w:id="251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>PizzaBodem</w:t>
      </w:r>
      <w:proofErr w:type="spellEnd"/>
      <w:r w:rsidRPr="0022642B">
        <w:rPr>
          <w:rFonts w:cstheme="minorHAnsi"/>
          <w:i/>
          <w:iCs/>
          <w:sz w:val="20"/>
          <w:szCs w:val="20"/>
          <w:rPrChange w:id="252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 xml:space="preserve">, </w:t>
      </w:r>
      <w:proofErr w:type="spellStart"/>
      <w:r w:rsidRPr="0022642B">
        <w:rPr>
          <w:rFonts w:cstheme="minorHAnsi"/>
          <w:i/>
          <w:iCs/>
          <w:sz w:val="20"/>
          <w:szCs w:val="20"/>
          <w:rPrChange w:id="253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>PizzaSaus</w:t>
      </w:r>
      <w:proofErr w:type="spellEnd"/>
      <w:r w:rsidRPr="0022642B">
        <w:rPr>
          <w:rFonts w:cstheme="minorHAnsi"/>
          <w:i/>
          <w:iCs/>
          <w:sz w:val="20"/>
          <w:szCs w:val="20"/>
          <w:rPrChange w:id="254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 xml:space="preserve">, </w:t>
      </w:r>
      <w:proofErr w:type="spellStart"/>
      <w:r w:rsidRPr="0022642B">
        <w:rPr>
          <w:rFonts w:cstheme="minorHAnsi"/>
          <w:i/>
          <w:iCs/>
          <w:sz w:val="20"/>
          <w:szCs w:val="20"/>
          <w:rPrChange w:id="255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>Prijs</w:t>
      </w:r>
      <w:proofErr w:type="spellEnd"/>
      <w:r w:rsidRPr="0022642B">
        <w:rPr>
          <w:rFonts w:cstheme="minorHAnsi"/>
          <w:i/>
          <w:iCs/>
          <w:sz w:val="20"/>
          <w:szCs w:val="20"/>
          <w:rPrChange w:id="256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 xml:space="preserve">, </w:t>
      </w:r>
      <w:proofErr w:type="spellStart"/>
      <w:r w:rsidRPr="0022642B">
        <w:rPr>
          <w:rFonts w:cstheme="minorHAnsi"/>
          <w:i/>
          <w:iCs/>
          <w:sz w:val="20"/>
          <w:szCs w:val="20"/>
          <w:rPrChange w:id="257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>Bezorgkosten</w:t>
      </w:r>
      <w:proofErr w:type="spellEnd"/>
      <w:r w:rsidRPr="0022642B">
        <w:rPr>
          <w:rFonts w:cstheme="minorHAnsi"/>
          <w:i/>
          <w:iCs/>
          <w:sz w:val="20"/>
          <w:szCs w:val="20"/>
          <w:rPrChange w:id="258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 xml:space="preserve">, </w:t>
      </w:r>
      <w:proofErr w:type="spellStart"/>
      <w:r w:rsidRPr="0022642B">
        <w:rPr>
          <w:rFonts w:cstheme="minorHAnsi"/>
          <w:i/>
          <w:iCs/>
          <w:sz w:val="20"/>
          <w:szCs w:val="20"/>
          <w:rPrChange w:id="259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>Aantal</w:t>
      </w:r>
      <w:proofErr w:type="spellEnd"/>
      <w:r w:rsidRPr="0022642B">
        <w:rPr>
          <w:rFonts w:cstheme="minorHAnsi"/>
          <w:i/>
          <w:iCs/>
          <w:sz w:val="20"/>
          <w:szCs w:val="20"/>
          <w:rPrChange w:id="260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 xml:space="preserve">, Extra </w:t>
      </w:r>
      <w:proofErr w:type="spellStart"/>
      <w:r w:rsidRPr="0022642B">
        <w:rPr>
          <w:rFonts w:cstheme="minorHAnsi"/>
          <w:i/>
          <w:iCs/>
          <w:sz w:val="20"/>
          <w:szCs w:val="20"/>
          <w:rPrChange w:id="261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>Ingredi</w:t>
      </w:r>
      <w:proofErr w:type="spellEnd"/>
      <w:r w:rsidRPr="0022642B">
        <w:rPr>
          <w:rFonts w:cstheme="minorHAnsi"/>
          <w:i/>
          <w:iCs/>
          <w:sz w:val="20"/>
          <w:szCs w:val="20"/>
          <w:rPrChange w:id="262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>√´</w:t>
      </w:r>
      <w:proofErr w:type="spellStart"/>
      <w:r w:rsidRPr="0022642B">
        <w:rPr>
          <w:rFonts w:cstheme="minorHAnsi"/>
          <w:i/>
          <w:iCs/>
          <w:sz w:val="20"/>
          <w:szCs w:val="20"/>
          <w:rPrChange w:id="263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>nten</w:t>
      </w:r>
      <w:proofErr w:type="spellEnd"/>
      <w:r w:rsidRPr="0022642B">
        <w:rPr>
          <w:rFonts w:cstheme="minorHAnsi"/>
          <w:i/>
          <w:iCs/>
          <w:sz w:val="20"/>
          <w:szCs w:val="20"/>
          <w:rPrChange w:id="264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 xml:space="preserve">, </w:t>
      </w:r>
      <w:proofErr w:type="spellStart"/>
      <w:r w:rsidRPr="0022642B">
        <w:rPr>
          <w:rFonts w:cstheme="minorHAnsi"/>
          <w:i/>
          <w:iCs/>
          <w:sz w:val="20"/>
          <w:szCs w:val="20"/>
          <w:rPrChange w:id="265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>Prijs</w:t>
      </w:r>
      <w:proofErr w:type="spellEnd"/>
      <w:r w:rsidRPr="0022642B">
        <w:rPr>
          <w:rFonts w:cstheme="minorHAnsi"/>
          <w:i/>
          <w:iCs/>
          <w:sz w:val="20"/>
          <w:szCs w:val="20"/>
          <w:rPrChange w:id="266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 xml:space="preserve"> Extra </w:t>
      </w:r>
      <w:proofErr w:type="spellStart"/>
      <w:r w:rsidRPr="0022642B">
        <w:rPr>
          <w:rFonts w:cstheme="minorHAnsi"/>
          <w:i/>
          <w:iCs/>
          <w:sz w:val="20"/>
          <w:szCs w:val="20"/>
          <w:rPrChange w:id="267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>Ingredi</w:t>
      </w:r>
      <w:proofErr w:type="spellEnd"/>
      <w:r w:rsidRPr="0022642B">
        <w:rPr>
          <w:rFonts w:cstheme="minorHAnsi"/>
          <w:i/>
          <w:iCs/>
          <w:sz w:val="20"/>
          <w:szCs w:val="20"/>
          <w:rPrChange w:id="268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>√´</w:t>
      </w:r>
      <w:proofErr w:type="spellStart"/>
      <w:r w:rsidRPr="0022642B">
        <w:rPr>
          <w:rFonts w:cstheme="minorHAnsi"/>
          <w:i/>
          <w:iCs/>
          <w:sz w:val="20"/>
          <w:szCs w:val="20"/>
          <w:rPrChange w:id="269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>nten</w:t>
      </w:r>
      <w:proofErr w:type="spellEnd"/>
      <w:r w:rsidRPr="0022642B">
        <w:rPr>
          <w:rFonts w:cstheme="minorHAnsi"/>
          <w:i/>
          <w:iCs/>
          <w:sz w:val="20"/>
          <w:szCs w:val="20"/>
          <w:rPrChange w:id="270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 xml:space="preserve">, </w:t>
      </w:r>
      <w:proofErr w:type="spellStart"/>
      <w:r w:rsidRPr="0022642B">
        <w:rPr>
          <w:rFonts w:cstheme="minorHAnsi"/>
          <w:i/>
          <w:iCs/>
          <w:sz w:val="20"/>
          <w:szCs w:val="20"/>
          <w:rPrChange w:id="271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>Regelprijs</w:t>
      </w:r>
      <w:proofErr w:type="spellEnd"/>
      <w:r w:rsidRPr="0022642B">
        <w:rPr>
          <w:rFonts w:cstheme="minorHAnsi"/>
          <w:i/>
          <w:iCs/>
          <w:sz w:val="20"/>
          <w:szCs w:val="20"/>
          <w:rPrChange w:id="272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 xml:space="preserve">, </w:t>
      </w:r>
      <w:proofErr w:type="spellStart"/>
      <w:r w:rsidRPr="0022642B">
        <w:rPr>
          <w:rFonts w:cstheme="minorHAnsi"/>
          <w:i/>
          <w:iCs/>
          <w:sz w:val="20"/>
          <w:szCs w:val="20"/>
          <w:rPrChange w:id="273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>Totaalprijs</w:t>
      </w:r>
      <w:proofErr w:type="spellEnd"/>
      <w:r w:rsidRPr="0022642B">
        <w:rPr>
          <w:rFonts w:cstheme="minorHAnsi"/>
          <w:i/>
          <w:iCs/>
          <w:sz w:val="20"/>
          <w:szCs w:val="20"/>
          <w:rPrChange w:id="274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 xml:space="preserve">, </w:t>
      </w:r>
      <w:proofErr w:type="spellStart"/>
      <w:r w:rsidRPr="0022642B">
        <w:rPr>
          <w:rFonts w:cstheme="minorHAnsi"/>
          <w:i/>
          <w:iCs/>
          <w:sz w:val="20"/>
          <w:szCs w:val="20"/>
          <w:rPrChange w:id="275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>Gebruikte</w:t>
      </w:r>
      <w:proofErr w:type="spellEnd"/>
      <w:r w:rsidRPr="0022642B">
        <w:rPr>
          <w:rFonts w:cstheme="minorHAnsi"/>
          <w:i/>
          <w:iCs/>
          <w:sz w:val="20"/>
          <w:szCs w:val="20"/>
          <w:rPrChange w:id="276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 xml:space="preserve"> Coupon, Coupon </w:t>
      </w:r>
      <w:proofErr w:type="spellStart"/>
      <w:r w:rsidRPr="0022642B">
        <w:rPr>
          <w:rFonts w:cstheme="minorHAnsi"/>
          <w:i/>
          <w:iCs/>
          <w:sz w:val="20"/>
          <w:szCs w:val="20"/>
          <w:rPrChange w:id="277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>Korting</w:t>
      </w:r>
      <w:proofErr w:type="spellEnd"/>
      <w:r w:rsidRPr="0022642B">
        <w:rPr>
          <w:rFonts w:cstheme="minorHAnsi"/>
          <w:i/>
          <w:iCs/>
          <w:sz w:val="20"/>
          <w:szCs w:val="20"/>
          <w:rPrChange w:id="278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 xml:space="preserve">, </w:t>
      </w:r>
      <w:proofErr w:type="spellStart"/>
      <w:r w:rsidRPr="0022642B">
        <w:rPr>
          <w:rFonts w:cstheme="minorHAnsi"/>
          <w:i/>
          <w:iCs/>
          <w:sz w:val="20"/>
          <w:szCs w:val="20"/>
          <w:rPrChange w:id="279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>Te</w:t>
      </w:r>
      <w:proofErr w:type="spellEnd"/>
      <w:r w:rsidRPr="0022642B">
        <w:rPr>
          <w:rFonts w:cstheme="minorHAnsi"/>
          <w:i/>
          <w:iCs/>
          <w:sz w:val="20"/>
          <w:szCs w:val="20"/>
          <w:rPrChange w:id="280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 xml:space="preserve"> </w:t>
      </w:r>
      <w:proofErr w:type="spellStart"/>
      <w:r w:rsidRPr="0022642B">
        <w:rPr>
          <w:rFonts w:cstheme="minorHAnsi"/>
          <w:i/>
          <w:iCs/>
          <w:sz w:val="20"/>
          <w:szCs w:val="20"/>
          <w:rPrChange w:id="281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>Betalen</w:t>
      </w:r>
      <w:proofErr w:type="spellEnd"/>
      <w:r w:rsidRPr="0022642B">
        <w:rPr>
          <w:rFonts w:cstheme="minorHAnsi"/>
          <w:i/>
          <w:iCs/>
          <w:sz w:val="20"/>
          <w:szCs w:val="20"/>
          <w:rPrChange w:id="282" w:author="Twardowski,Slawomir S.A." w:date="2020-10-31T20:08:00Z">
            <w:rPr>
              <w:rFonts w:cstheme="minorHAnsi"/>
              <w:i/>
              <w:iCs/>
              <w:sz w:val="28"/>
              <w:szCs w:val="28"/>
            </w:rPr>
          </w:rPrChange>
        </w:rPr>
        <w:t xml:space="preserve">. </w:t>
      </w:r>
    </w:p>
    <w:p w14:paraId="725BFE15" w14:textId="76C5227D" w:rsidR="00F56C45" w:rsidRPr="00413F2B" w:rsidRDefault="00F56C45" w:rsidP="009574B7">
      <w:pPr>
        <w:rPr>
          <w:rFonts w:cstheme="minorHAnsi"/>
          <w:sz w:val="28"/>
          <w:szCs w:val="28"/>
        </w:rPr>
      </w:pPr>
      <w:r w:rsidRPr="00413F2B">
        <w:rPr>
          <w:rFonts w:cstheme="minorHAnsi"/>
          <w:sz w:val="28"/>
          <w:szCs w:val="28"/>
        </w:rPr>
        <w:t xml:space="preserve">Each order consists of as many rows </w:t>
      </w:r>
      <w:r w:rsidR="00C76DEB" w:rsidRPr="00413F2B">
        <w:rPr>
          <w:rFonts w:cstheme="minorHAnsi"/>
          <w:sz w:val="28"/>
          <w:szCs w:val="28"/>
        </w:rPr>
        <w:t>as there are products/ingredients in the order</w:t>
      </w:r>
      <w:r w:rsidR="00A05081" w:rsidRPr="00413F2B">
        <w:rPr>
          <w:rFonts w:cstheme="minorHAnsi"/>
          <w:sz w:val="28"/>
          <w:szCs w:val="28"/>
        </w:rPr>
        <w:t xml:space="preserve"> and each order is separated by an empty row.</w:t>
      </w:r>
      <w:r w:rsidR="00A3793D" w:rsidRPr="00413F2B">
        <w:rPr>
          <w:rFonts w:cstheme="minorHAnsi"/>
          <w:sz w:val="28"/>
          <w:szCs w:val="28"/>
        </w:rPr>
        <w:t xml:space="preserve"> </w:t>
      </w:r>
      <w:proofErr w:type="gramStart"/>
      <w:r w:rsidR="00A3793D" w:rsidRPr="00413F2B">
        <w:rPr>
          <w:rFonts w:cstheme="minorHAnsi"/>
          <w:sz w:val="28"/>
          <w:szCs w:val="28"/>
        </w:rPr>
        <w:t>Additionally</w:t>
      </w:r>
      <w:proofErr w:type="gramEnd"/>
      <w:r w:rsidR="00A3793D" w:rsidRPr="00413F2B">
        <w:rPr>
          <w:rFonts w:cstheme="minorHAnsi"/>
          <w:sz w:val="28"/>
          <w:szCs w:val="28"/>
        </w:rPr>
        <w:t xml:space="preserve"> extra ingredients are listed in </w:t>
      </w:r>
      <w:r w:rsidR="00D466B8" w:rsidRPr="00413F2B">
        <w:rPr>
          <w:rFonts w:cstheme="minorHAnsi"/>
          <w:sz w:val="28"/>
          <w:szCs w:val="28"/>
        </w:rPr>
        <w:t xml:space="preserve">just </w:t>
      </w:r>
      <w:r w:rsidR="00A3793D" w:rsidRPr="00413F2B">
        <w:rPr>
          <w:rFonts w:cstheme="minorHAnsi"/>
          <w:sz w:val="28"/>
          <w:szCs w:val="28"/>
        </w:rPr>
        <w:t>one field</w:t>
      </w:r>
      <w:r w:rsidR="00D466B8" w:rsidRPr="00413F2B">
        <w:rPr>
          <w:rFonts w:cstheme="minorHAnsi"/>
          <w:sz w:val="28"/>
          <w:szCs w:val="28"/>
        </w:rPr>
        <w:t>.</w:t>
      </w:r>
    </w:p>
    <w:p w14:paraId="143C0A2A" w14:textId="77777777" w:rsidR="009F7246" w:rsidRDefault="0091017B" w:rsidP="009F7246">
      <w:pPr>
        <w:keepNext/>
      </w:pPr>
      <w:r w:rsidRPr="0091017B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34F4B42" wp14:editId="6A3FA291">
            <wp:extent cx="5943600" cy="1285875"/>
            <wp:effectExtent l="0" t="0" r="0" b="0"/>
            <wp:docPr id="18" name="Picture 18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lose up of a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8B11" w14:textId="1031902D" w:rsidR="002E54BF" w:rsidDel="006B0E9C" w:rsidRDefault="009F7246" w:rsidP="009270B4">
      <w:pPr>
        <w:rPr>
          <w:del w:id="283" w:author="Twardowski,Slawomir S.A." w:date="2020-10-31T20:08:00Z"/>
          <w:i/>
          <w:iCs/>
          <w:sz w:val="18"/>
          <w:szCs w:val="18"/>
        </w:rPr>
      </w:pPr>
      <w:r w:rsidRPr="006B0E9C">
        <w:rPr>
          <w:i/>
          <w:iCs/>
          <w:sz w:val="18"/>
          <w:szCs w:val="18"/>
          <w:rPrChange w:id="284" w:author="Twardowski,Slawomir S.A." w:date="2020-10-31T20:09:00Z">
            <w:rPr/>
          </w:rPrChange>
        </w:rPr>
        <w:t xml:space="preserve">Fig. </w:t>
      </w:r>
      <w:r w:rsidR="00206D4B" w:rsidRPr="006B0E9C">
        <w:rPr>
          <w:i/>
          <w:iCs/>
          <w:sz w:val="18"/>
          <w:szCs w:val="18"/>
          <w:rPrChange w:id="285" w:author="Twardowski,Slawomir S.A." w:date="2020-10-31T20:09:00Z">
            <w:rPr/>
          </w:rPrChange>
        </w:rPr>
        <w:fldChar w:fldCharType="begin"/>
      </w:r>
      <w:r w:rsidR="00206D4B" w:rsidRPr="006B0E9C">
        <w:rPr>
          <w:i/>
          <w:iCs/>
          <w:sz w:val="18"/>
          <w:szCs w:val="18"/>
          <w:rPrChange w:id="286" w:author="Twardowski,Slawomir S.A." w:date="2020-10-31T20:09:00Z">
            <w:rPr/>
          </w:rPrChange>
        </w:rPr>
        <w:instrText xml:space="preserve"> SEQ Fig. \* ARABIC </w:instrText>
      </w:r>
      <w:r w:rsidR="00206D4B" w:rsidRPr="006B0E9C">
        <w:rPr>
          <w:i/>
          <w:iCs/>
          <w:sz w:val="18"/>
          <w:szCs w:val="18"/>
          <w:rPrChange w:id="287" w:author="Twardowski,Slawomir S.A." w:date="2020-10-31T20:09:00Z">
            <w:rPr>
              <w:noProof/>
            </w:rPr>
          </w:rPrChange>
        </w:rPr>
        <w:fldChar w:fldCharType="separate"/>
      </w:r>
      <w:r w:rsidR="00206D4B">
        <w:rPr>
          <w:noProof/>
        </w:rPr>
        <w:t>12</w:t>
      </w:r>
      <w:r w:rsidR="00206D4B" w:rsidRPr="006B0E9C">
        <w:rPr>
          <w:i/>
          <w:iCs/>
          <w:noProof/>
          <w:sz w:val="18"/>
          <w:szCs w:val="18"/>
          <w:rPrChange w:id="288" w:author="Twardowski,Slawomir S.A." w:date="2020-10-31T20:09:00Z">
            <w:rPr>
              <w:noProof/>
            </w:rPr>
          </w:rPrChange>
        </w:rPr>
        <w:fldChar w:fldCharType="end"/>
      </w:r>
      <w:r w:rsidRPr="006B0E9C">
        <w:rPr>
          <w:i/>
          <w:iCs/>
          <w:sz w:val="18"/>
          <w:szCs w:val="18"/>
          <w:rPrChange w:id="289" w:author="Twardowski,Slawomir S.A." w:date="2020-10-31T20:09:00Z">
            <w:rPr/>
          </w:rPrChange>
        </w:rPr>
        <w:t xml:space="preserve"> MarioOrderData.csv - first 5 rows contain </w:t>
      </w:r>
      <w:r w:rsidR="006F4713" w:rsidRPr="006B0E9C">
        <w:rPr>
          <w:i/>
          <w:iCs/>
          <w:sz w:val="18"/>
          <w:szCs w:val="18"/>
          <w:rPrChange w:id="290" w:author="Twardowski,Slawomir S.A." w:date="2020-10-31T20:09:00Z">
            <w:rPr/>
          </w:rPrChange>
        </w:rPr>
        <w:t>redundant</w:t>
      </w:r>
      <w:r w:rsidRPr="006B0E9C">
        <w:rPr>
          <w:i/>
          <w:iCs/>
          <w:sz w:val="18"/>
          <w:szCs w:val="18"/>
          <w:rPrChange w:id="291" w:author="Twardowski,Slawomir S.A." w:date="2020-10-31T20:09:00Z">
            <w:rPr/>
          </w:rPrChange>
        </w:rPr>
        <w:t xml:space="preserve"> information; an empty row is used as a delimiter separating orders from each other</w:t>
      </w:r>
    </w:p>
    <w:p w14:paraId="303E5B68" w14:textId="77777777" w:rsidR="006B0E9C" w:rsidRPr="00CC7AFC" w:rsidRDefault="006B0E9C" w:rsidP="009270B4">
      <w:pPr>
        <w:pStyle w:val="Caption"/>
        <w:rPr>
          <w:ins w:id="292" w:author="Twardowski,Slawomir S.A." w:date="2020-10-31T20:09:00Z"/>
        </w:rPr>
      </w:pPr>
    </w:p>
    <w:p w14:paraId="63874781" w14:textId="77777777" w:rsidR="009270B4" w:rsidRPr="009270B4" w:rsidRDefault="009270B4">
      <w:pPr>
        <w:rPr>
          <w:ins w:id="293" w:author="Twardowski,Slawomir S.A." w:date="2020-10-31T20:08:00Z"/>
          <w:rPrChange w:id="294" w:author="Twardowski,Slawomir S.A." w:date="2020-10-31T20:08:00Z">
            <w:rPr>
              <w:ins w:id="295" w:author="Twardowski,Slawomir S.A." w:date="2020-10-31T20:08:00Z"/>
              <w:rFonts w:asciiTheme="majorHAnsi" w:hAnsiTheme="majorHAnsi" w:cstheme="majorHAnsi"/>
              <w:sz w:val="28"/>
              <w:szCs w:val="28"/>
            </w:rPr>
          </w:rPrChange>
        </w:rPr>
        <w:pPrChange w:id="296" w:author="Twardowski,Slawomir S.A." w:date="2020-10-31T20:08:00Z">
          <w:pPr>
            <w:pStyle w:val="Caption"/>
          </w:pPr>
        </w:pPrChange>
      </w:pPr>
    </w:p>
    <w:p w14:paraId="3B00433E" w14:textId="77777777" w:rsidR="009270B4" w:rsidRDefault="00294AA2">
      <w:pPr>
        <w:pStyle w:val="Caption"/>
        <w:keepNext/>
        <w:rPr>
          <w:ins w:id="297" w:author="Twardowski,Slawomir S.A." w:date="2020-10-31T20:09:00Z"/>
        </w:rPr>
        <w:pPrChange w:id="298" w:author="Twardowski,Slawomir S.A." w:date="2020-10-31T20:09:00Z">
          <w:pPr>
            <w:pStyle w:val="Caption"/>
          </w:pPr>
        </w:pPrChange>
      </w:pPr>
      <w:r w:rsidRPr="00294AA2">
        <w:rPr>
          <w:noProof/>
        </w:rPr>
        <w:drawing>
          <wp:inline distT="0" distB="0" distL="0" distR="0" wp14:anchorId="3ACE1F7A" wp14:editId="109A62D7">
            <wp:extent cx="3149600" cy="406400"/>
            <wp:effectExtent l="0" t="0" r="0" b="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3EC2" w14:textId="1EB88F02" w:rsidR="00294AA2" w:rsidRDefault="009270B4">
      <w:pPr>
        <w:pStyle w:val="Caption"/>
        <w:pPrChange w:id="299" w:author="Twardowski,Slawomir S.A." w:date="2020-10-31T20:09:00Z">
          <w:pPr>
            <w:keepNext/>
          </w:pPr>
        </w:pPrChange>
      </w:pPr>
      <w:ins w:id="300" w:author="Twardowski,Slawomir S.A." w:date="2020-10-31T20:09:00Z">
        <w:r>
          <w:t xml:space="preserve">Fig. </w:t>
        </w:r>
        <w:r>
          <w:fldChar w:fldCharType="begin"/>
        </w:r>
        <w:r>
          <w:instrText xml:space="preserve"> SEQ Fig. \* ARABIC </w:instrText>
        </w:r>
      </w:ins>
      <w:r>
        <w:fldChar w:fldCharType="separate"/>
      </w:r>
      <w:r w:rsidR="00206D4B">
        <w:rPr>
          <w:noProof/>
        </w:rPr>
        <w:t>13</w:t>
      </w:r>
      <w:ins w:id="301" w:author="Twardowski,Slawomir S.A." w:date="2020-10-31T20:09:00Z">
        <w:r>
          <w:fldChar w:fldCharType="end"/>
        </w:r>
        <w:r>
          <w:t xml:space="preserve"> </w:t>
        </w:r>
        <w:r w:rsidRPr="00CE3E6F">
          <w:t>MarioOrderData.csv - Extra Ingredients are all listed in one field, this will have to be parsed during import to be able to treat it as separate products in the newly designed database.</w:t>
        </w:r>
      </w:ins>
    </w:p>
    <w:p w14:paraId="3B07D066" w14:textId="38CFFF65" w:rsidR="00F41DEB" w:rsidDel="00CE7217" w:rsidRDefault="00294AA2" w:rsidP="00294AA2">
      <w:pPr>
        <w:pStyle w:val="Caption"/>
        <w:rPr>
          <w:del w:id="302" w:author="Twardowski,Slawomir S.A." w:date="2020-10-31T20:07:00Z"/>
          <w:rFonts w:asciiTheme="majorHAnsi" w:hAnsiTheme="majorHAnsi" w:cstheme="majorHAnsi"/>
          <w:sz w:val="28"/>
          <w:szCs w:val="28"/>
        </w:rPr>
      </w:pPr>
      <w:del w:id="303" w:author="Twardowski,Slawomir S.A." w:date="2020-10-31T20:07:00Z">
        <w:r w:rsidDel="0022642B">
          <w:lastRenderedPageBreak/>
          <w:delText xml:space="preserve">Fig. </w:delText>
        </w:r>
        <w:r w:rsidR="00206D4B" w:rsidDel="0022642B">
          <w:rPr>
            <w:i w:val="0"/>
            <w:iCs w:val="0"/>
          </w:rPr>
          <w:fldChar w:fldCharType="begin"/>
        </w:r>
        <w:r w:rsidR="00206D4B" w:rsidDel="0022642B">
          <w:delInstrText xml:space="preserve"> SEQ Fig. \* ARABIC </w:delInstrText>
        </w:r>
        <w:r w:rsidR="00206D4B" w:rsidDel="0022642B">
          <w:rPr>
            <w:i w:val="0"/>
            <w:iCs w:val="0"/>
          </w:rPr>
          <w:fldChar w:fldCharType="separate"/>
        </w:r>
        <w:r w:rsidR="00726AD0" w:rsidDel="0022642B">
          <w:rPr>
            <w:noProof/>
          </w:rPr>
          <w:delText>13</w:delText>
        </w:r>
        <w:r w:rsidR="00206D4B" w:rsidDel="0022642B">
          <w:rPr>
            <w:i w:val="0"/>
            <w:iCs w:val="0"/>
            <w:noProof/>
          </w:rPr>
          <w:fldChar w:fldCharType="end"/>
        </w:r>
        <w:r w:rsidDel="0022642B">
          <w:delText xml:space="preserve"> MarioOrderData.csv - Extra Ingredients are all listed in one field, this will have to be parsed during import to be able to treat it as separate products in the newly designed database.</w:delText>
        </w:r>
      </w:del>
    </w:p>
    <w:p w14:paraId="661B15D3" w14:textId="13EBA88E" w:rsidR="00B620FE" w:rsidDel="00CE7217" w:rsidRDefault="00B620FE">
      <w:pPr>
        <w:pStyle w:val="Caption"/>
        <w:rPr>
          <w:del w:id="304" w:author="Twardowski,Slawomir S.A." w:date="2020-10-31T20:07:00Z"/>
          <w:b/>
          <w:bCs/>
          <w:i w:val="0"/>
          <w:iCs w:val="0"/>
          <w:color w:val="auto"/>
          <w:sz w:val="32"/>
          <w:szCs w:val="32"/>
          <w:u w:val="single"/>
        </w:rPr>
        <w:sectPr w:rsidR="00B620FE" w:rsidDel="00CE7217" w:rsidSect="00D57EBF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  <w:pPrChange w:id="305" w:author="Twardowski,Slawomir S.A." w:date="2020-10-31T20:07:00Z">
          <w:pPr>
            <w:pStyle w:val="Heading2"/>
          </w:pPr>
        </w:pPrChange>
      </w:pPr>
    </w:p>
    <w:p w14:paraId="6E9BD312" w14:textId="5FD09C4A" w:rsidR="00F41DEB" w:rsidRPr="002D0B95" w:rsidRDefault="00F41DEB" w:rsidP="008658C1">
      <w:pPr>
        <w:pStyle w:val="Heading2"/>
        <w:rPr>
          <w:rFonts w:cstheme="majorHAnsi"/>
          <w:b/>
          <w:bCs/>
          <w:i/>
          <w:iCs/>
          <w:color w:val="auto"/>
          <w:sz w:val="32"/>
          <w:szCs w:val="32"/>
          <w:u w:val="single"/>
        </w:rPr>
      </w:pPr>
      <w:bookmarkStart w:id="306" w:name="_Toc55067869"/>
      <w:proofErr w:type="spellStart"/>
      <w:r w:rsidRPr="002D0B95">
        <w:rPr>
          <w:b/>
          <w:bCs/>
          <w:i/>
          <w:iCs/>
          <w:color w:val="auto"/>
          <w:sz w:val="32"/>
          <w:szCs w:val="32"/>
          <w:u w:val="single"/>
        </w:rPr>
        <w:t>Overige</w:t>
      </w:r>
      <w:proofErr w:type="spellEnd"/>
      <w:r w:rsidRPr="002D0B95">
        <w:rPr>
          <w:b/>
          <w:bCs/>
          <w:i/>
          <w:iCs/>
          <w:color w:val="auto"/>
          <w:sz w:val="32"/>
          <w:szCs w:val="32"/>
          <w:u w:val="single"/>
        </w:rPr>
        <w:t xml:space="preserve"> producten.xlsx</w:t>
      </w:r>
      <w:bookmarkEnd w:id="306"/>
    </w:p>
    <w:p w14:paraId="28DCE652" w14:textId="1405FE1F" w:rsidR="006974DA" w:rsidRPr="00413F2B" w:rsidRDefault="006974DA" w:rsidP="009574B7">
      <w:pPr>
        <w:rPr>
          <w:rFonts w:cstheme="minorHAnsi"/>
          <w:sz w:val="28"/>
          <w:szCs w:val="28"/>
        </w:rPr>
      </w:pPr>
      <w:r w:rsidRPr="00413F2B">
        <w:rPr>
          <w:rFonts w:cstheme="minorHAnsi"/>
          <w:sz w:val="28"/>
          <w:szCs w:val="28"/>
        </w:rPr>
        <w:t>Contains a list of products other than pizzas</w:t>
      </w:r>
      <w:r w:rsidR="00696779" w:rsidRPr="00413F2B">
        <w:rPr>
          <w:rFonts w:cstheme="minorHAnsi"/>
          <w:sz w:val="28"/>
          <w:szCs w:val="28"/>
        </w:rPr>
        <w:t xml:space="preserve"> (</w:t>
      </w:r>
      <w:proofErr w:type="spellStart"/>
      <w:r w:rsidR="00696779" w:rsidRPr="00413F2B">
        <w:rPr>
          <w:rFonts w:cstheme="minorHAnsi"/>
          <w:sz w:val="28"/>
          <w:szCs w:val="28"/>
        </w:rPr>
        <w:t>ie</w:t>
      </w:r>
      <w:proofErr w:type="spellEnd"/>
      <w:r w:rsidR="00696779" w:rsidRPr="00413F2B">
        <w:rPr>
          <w:rFonts w:cstheme="minorHAnsi"/>
          <w:sz w:val="28"/>
          <w:szCs w:val="28"/>
        </w:rPr>
        <w:t xml:space="preserve">. </w:t>
      </w:r>
      <w:r w:rsidR="00F6127B" w:rsidRPr="00413F2B">
        <w:rPr>
          <w:rFonts w:cstheme="minorHAnsi"/>
          <w:sz w:val="28"/>
          <w:szCs w:val="28"/>
        </w:rPr>
        <w:t>D</w:t>
      </w:r>
      <w:r w:rsidR="00696779" w:rsidRPr="00413F2B">
        <w:rPr>
          <w:rFonts w:cstheme="minorHAnsi"/>
          <w:sz w:val="28"/>
          <w:szCs w:val="28"/>
        </w:rPr>
        <w:t>esserts</w:t>
      </w:r>
      <w:r w:rsidR="00F6127B" w:rsidRPr="00413F2B">
        <w:rPr>
          <w:rFonts w:cstheme="minorHAnsi"/>
          <w:sz w:val="28"/>
          <w:szCs w:val="28"/>
        </w:rPr>
        <w:t>, drinks etc.</w:t>
      </w:r>
      <w:r w:rsidR="00696779" w:rsidRPr="00413F2B">
        <w:rPr>
          <w:rFonts w:cstheme="minorHAnsi"/>
          <w:sz w:val="28"/>
          <w:szCs w:val="28"/>
        </w:rPr>
        <w:t>)</w:t>
      </w:r>
      <w:r w:rsidRPr="00413F2B">
        <w:rPr>
          <w:rFonts w:cstheme="minorHAnsi"/>
          <w:sz w:val="28"/>
          <w:szCs w:val="28"/>
        </w:rPr>
        <w:t xml:space="preserve">. </w:t>
      </w:r>
      <w:r w:rsidR="00F6127B" w:rsidRPr="00413F2B">
        <w:rPr>
          <w:rFonts w:cstheme="minorHAnsi"/>
          <w:sz w:val="28"/>
          <w:szCs w:val="28"/>
        </w:rPr>
        <w:t>Column</w:t>
      </w:r>
      <w:r w:rsidRPr="00413F2B">
        <w:rPr>
          <w:rFonts w:cstheme="minorHAnsi"/>
          <w:sz w:val="28"/>
          <w:szCs w:val="28"/>
        </w:rPr>
        <w:t xml:space="preserve"> names:</w:t>
      </w:r>
    </w:p>
    <w:p w14:paraId="7CBCE5D3" w14:textId="2B9094B5" w:rsidR="006974DA" w:rsidRPr="00AE1C3A" w:rsidRDefault="006974DA" w:rsidP="009574B7">
      <w:pPr>
        <w:rPr>
          <w:rFonts w:cstheme="minorHAnsi"/>
          <w:i/>
          <w:iCs/>
        </w:rPr>
      </w:pPr>
      <w:proofErr w:type="spellStart"/>
      <w:r w:rsidRPr="00AE1C3A">
        <w:rPr>
          <w:rFonts w:cstheme="minorHAnsi"/>
          <w:i/>
          <w:iCs/>
        </w:rPr>
        <w:t>categorie</w:t>
      </w:r>
      <w:proofErr w:type="spellEnd"/>
      <w:r w:rsidRPr="00AE1C3A">
        <w:rPr>
          <w:rFonts w:cstheme="minorHAnsi"/>
          <w:i/>
          <w:iCs/>
        </w:rPr>
        <w:t xml:space="preserve">, </w:t>
      </w:r>
      <w:proofErr w:type="spellStart"/>
      <w:r w:rsidRPr="00AE1C3A">
        <w:rPr>
          <w:rFonts w:cstheme="minorHAnsi"/>
          <w:i/>
          <w:iCs/>
        </w:rPr>
        <w:t>subcategorie</w:t>
      </w:r>
      <w:proofErr w:type="spellEnd"/>
      <w:r w:rsidRPr="00AE1C3A">
        <w:rPr>
          <w:rFonts w:cstheme="minorHAnsi"/>
          <w:i/>
          <w:iCs/>
        </w:rPr>
        <w:t xml:space="preserve">, </w:t>
      </w:r>
      <w:proofErr w:type="spellStart"/>
      <w:r w:rsidRPr="00AE1C3A">
        <w:rPr>
          <w:rFonts w:cstheme="minorHAnsi"/>
          <w:i/>
          <w:iCs/>
        </w:rPr>
        <w:t>productnaam</w:t>
      </w:r>
      <w:proofErr w:type="spellEnd"/>
      <w:r w:rsidRPr="00AE1C3A">
        <w:rPr>
          <w:rFonts w:cstheme="minorHAnsi"/>
          <w:i/>
          <w:iCs/>
        </w:rPr>
        <w:t xml:space="preserve">, </w:t>
      </w:r>
      <w:proofErr w:type="spellStart"/>
      <w:r w:rsidRPr="00AE1C3A">
        <w:rPr>
          <w:rFonts w:cstheme="minorHAnsi"/>
          <w:i/>
          <w:iCs/>
        </w:rPr>
        <w:t>productomschrijving</w:t>
      </w:r>
      <w:proofErr w:type="spellEnd"/>
      <w:r w:rsidRPr="00AE1C3A">
        <w:rPr>
          <w:rFonts w:cstheme="minorHAnsi"/>
          <w:i/>
          <w:iCs/>
        </w:rPr>
        <w:t xml:space="preserve">, </w:t>
      </w:r>
      <w:proofErr w:type="spellStart"/>
      <w:r w:rsidRPr="00AE1C3A">
        <w:rPr>
          <w:rFonts w:cstheme="minorHAnsi"/>
          <w:i/>
          <w:iCs/>
        </w:rPr>
        <w:t>prijs</w:t>
      </w:r>
      <w:proofErr w:type="spellEnd"/>
      <w:r w:rsidRPr="00AE1C3A">
        <w:rPr>
          <w:rFonts w:cstheme="minorHAnsi"/>
          <w:i/>
          <w:iCs/>
        </w:rPr>
        <w:t xml:space="preserve">, spicy, </w:t>
      </w:r>
      <w:proofErr w:type="spellStart"/>
      <w:r w:rsidRPr="00AE1C3A">
        <w:rPr>
          <w:rFonts w:cstheme="minorHAnsi"/>
          <w:i/>
          <w:iCs/>
        </w:rPr>
        <w:t>vegetarisch</w:t>
      </w:r>
      <w:proofErr w:type="spellEnd"/>
    </w:p>
    <w:p w14:paraId="591E22FA" w14:textId="0F83E080" w:rsidR="006974DA" w:rsidRPr="00413F2B" w:rsidRDefault="006974DA" w:rsidP="009574B7">
      <w:pPr>
        <w:rPr>
          <w:rFonts w:cstheme="minorHAnsi"/>
          <w:sz w:val="28"/>
          <w:szCs w:val="28"/>
        </w:rPr>
      </w:pPr>
      <w:r w:rsidRPr="00413F2B">
        <w:rPr>
          <w:rFonts w:cstheme="minorHAnsi"/>
          <w:sz w:val="28"/>
          <w:szCs w:val="28"/>
        </w:rPr>
        <w:t>Not all products have a description</w:t>
      </w:r>
      <w:r w:rsidR="003B51FE" w:rsidRPr="00413F2B">
        <w:rPr>
          <w:rFonts w:cstheme="minorHAnsi"/>
          <w:sz w:val="28"/>
          <w:szCs w:val="28"/>
        </w:rPr>
        <w:t xml:space="preserve"> (empty </w:t>
      </w:r>
      <w:proofErr w:type="spellStart"/>
      <w:r w:rsidR="00820AEB" w:rsidRPr="00413F2B">
        <w:rPr>
          <w:rFonts w:cstheme="minorHAnsi"/>
          <w:i/>
          <w:iCs/>
          <w:sz w:val="28"/>
          <w:szCs w:val="28"/>
        </w:rPr>
        <w:t>productomschrijving</w:t>
      </w:r>
      <w:proofErr w:type="spellEnd"/>
      <w:r w:rsidR="00820AEB" w:rsidRPr="00413F2B">
        <w:rPr>
          <w:rFonts w:cstheme="minorHAnsi"/>
          <w:i/>
          <w:iCs/>
          <w:sz w:val="28"/>
          <w:szCs w:val="28"/>
        </w:rPr>
        <w:t xml:space="preserve"> </w:t>
      </w:r>
      <w:r w:rsidR="00820AEB" w:rsidRPr="00413F2B">
        <w:rPr>
          <w:rFonts w:cstheme="minorHAnsi"/>
          <w:sz w:val="28"/>
          <w:szCs w:val="28"/>
        </w:rPr>
        <w:t>field</w:t>
      </w:r>
      <w:r w:rsidR="003B51FE" w:rsidRPr="00413F2B">
        <w:rPr>
          <w:rFonts w:cstheme="minorHAnsi"/>
          <w:sz w:val="28"/>
          <w:szCs w:val="28"/>
        </w:rPr>
        <w:t>)</w:t>
      </w:r>
      <w:r w:rsidRPr="00413F2B">
        <w:rPr>
          <w:rFonts w:cstheme="minorHAnsi"/>
          <w:sz w:val="28"/>
          <w:szCs w:val="28"/>
        </w:rPr>
        <w:t>. Last 2 columns are binary values. Row 23 seems to be overlapping two different categories of products</w:t>
      </w:r>
      <w:r w:rsidR="00820AEB" w:rsidRPr="00413F2B">
        <w:rPr>
          <w:rFonts w:cstheme="minorHAnsi"/>
          <w:sz w:val="28"/>
          <w:szCs w:val="28"/>
        </w:rPr>
        <w:t xml:space="preserve"> (corrupted)</w:t>
      </w:r>
      <w:r w:rsidRPr="00413F2B">
        <w:rPr>
          <w:rFonts w:cstheme="minorHAnsi"/>
          <w:sz w:val="28"/>
          <w:szCs w:val="28"/>
        </w:rPr>
        <w:t>.</w:t>
      </w:r>
    </w:p>
    <w:p w14:paraId="4AE8A60A" w14:textId="77777777" w:rsidR="007E27CA" w:rsidRDefault="007A73F7" w:rsidP="007E27CA">
      <w:pPr>
        <w:keepNext/>
      </w:pPr>
      <w:r w:rsidRPr="007A73F7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A406023" wp14:editId="43009D7E">
            <wp:extent cx="5943600" cy="6667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29D7" w14:textId="0F03B5B9" w:rsidR="00456C14" w:rsidRPr="00456C14" w:rsidRDefault="007E27CA" w:rsidP="007E27CA">
      <w:pPr>
        <w:pStyle w:val="Caption"/>
        <w:rPr>
          <w:rFonts w:asciiTheme="majorHAnsi" w:hAnsiTheme="majorHAnsi" w:cstheme="majorHAnsi"/>
          <w:sz w:val="28"/>
          <w:szCs w:val="28"/>
        </w:rPr>
      </w:pPr>
      <w:r>
        <w:t xml:space="preserve">Fig. </w:t>
      </w:r>
      <w:fldSimple w:instr=" SEQ Fig. \* ARABIC ">
        <w:r w:rsidR="00206D4B">
          <w:rPr>
            <w:noProof/>
          </w:rPr>
          <w:t>14</w:t>
        </w:r>
      </w:fldSimple>
      <w:r>
        <w:t xml:space="preserve"> OverigeProducten.xlsx - overlapping/corrupted row</w:t>
      </w:r>
    </w:p>
    <w:p w14:paraId="48502CF1" w14:textId="77777777" w:rsidR="0087210C" w:rsidRDefault="0087210C" w:rsidP="00B14E68">
      <w:pPr>
        <w:pStyle w:val="Heading2"/>
        <w:rPr>
          <w:b/>
          <w:bCs/>
          <w:color w:val="000000" w:themeColor="text1"/>
          <w:sz w:val="28"/>
          <w:szCs w:val="28"/>
          <w:u w:val="single"/>
        </w:rPr>
      </w:pPr>
    </w:p>
    <w:p w14:paraId="3CD4E510" w14:textId="40842657" w:rsidR="00F56C45" w:rsidRPr="002D0B95" w:rsidRDefault="00C00DAE" w:rsidP="00B14E68">
      <w:pPr>
        <w:pStyle w:val="Heading2"/>
        <w:rPr>
          <w:b/>
          <w:bCs/>
          <w:i/>
          <w:iCs/>
          <w:color w:val="000000" w:themeColor="text1"/>
          <w:sz w:val="32"/>
          <w:szCs w:val="32"/>
          <w:u w:val="single"/>
        </w:rPr>
      </w:pPr>
      <w:bookmarkStart w:id="307" w:name="_Toc55067870"/>
      <w:r w:rsidRPr="002D0B95">
        <w:rPr>
          <w:b/>
          <w:bCs/>
          <w:i/>
          <w:iCs/>
          <w:color w:val="000000" w:themeColor="text1"/>
          <w:sz w:val="32"/>
          <w:szCs w:val="32"/>
          <w:u w:val="single"/>
        </w:rPr>
        <w:t>pizza_ingredienten.xlsx</w:t>
      </w:r>
      <w:bookmarkEnd w:id="307"/>
    </w:p>
    <w:p w14:paraId="7E90B506" w14:textId="0D2627AF" w:rsidR="00C00DAE" w:rsidRPr="00413F2B" w:rsidRDefault="00C00DAE" w:rsidP="009574B7">
      <w:pPr>
        <w:rPr>
          <w:rFonts w:cstheme="minorHAnsi"/>
          <w:sz w:val="28"/>
          <w:szCs w:val="28"/>
        </w:rPr>
      </w:pPr>
      <w:r w:rsidRPr="00413F2B">
        <w:rPr>
          <w:rFonts w:cstheme="minorHAnsi"/>
          <w:sz w:val="28"/>
          <w:szCs w:val="28"/>
        </w:rPr>
        <w:t xml:space="preserve">This file contains all the pizza ingredients found on any </w:t>
      </w:r>
      <w:proofErr w:type="gramStart"/>
      <w:r w:rsidRPr="00413F2B">
        <w:rPr>
          <w:rFonts w:cstheme="minorHAnsi"/>
          <w:sz w:val="28"/>
          <w:szCs w:val="28"/>
        </w:rPr>
        <w:t>particular pizza</w:t>
      </w:r>
      <w:proofErr w:type="gramEnd"/>
      <w:r w:rsidRPr="00413F2B">
        <w:rPr>
          <w:rFonts w:cstheme="minorHAnsi"/>
          <w:sz w:val="28"/>
          <w:szCs w:val="28"/>
        </w:rPr>
        <w:t xml:space="preserve"> (similar to a recipe). One type of pizza takes as many rows as there are ingredients on it. Fields:</w:t>
      </w:r>
    </w:p>
    <w:p w14:paraId="55F4F34B" w14:textId="15F5D11D" w:rsidR="00C00DAE" w:rsidRPr="00AE1C3A" w:rsidRDefault="00C00DAE" w:rsidP="009574B7">
      <w:pPr>
        <w:rPr>
          <w:rFonts w:cstheme="minorHAnsi"/>
          <w:i/>
          <w:iCs/>
        </w:rPr>
      </w:pPr>
      <w:proofErr w:type="spellStart"/>
      <w:r w:rsidRPr="00AE1C3A">
        <w:rPr>
          <w:rFonts w:cstheme="minorHAnsi"/>
          <w:i/>
          <w:iCs/>
        </w:rPr>
        <w:t>categorie</w:t>
      </w:r>
      <w:proofErr w:type="spellEnd"/>
      <w:r w:rsidRPr="00AE1C3A">
        <w:rPr>
          <w:rFonts w:cstheme="minorHAnsi"/>
          <w:i/>
          <w:iCs/>
        </w:rPr>
        <w:t xml:space="preserve">, </w:t>
      </w:r>
      <w:proofErr w:type="spellStart"/>
      <w:r w:rsidRPr="00AE1C3A">
        <w:rPr>
          <w:rFonts w:cstheme="minorHAnsi"/>
          <w:i/>
          <w:iCs/>
        </w:rPr>
        <w:t>subcategorie</w:t>
      </w:r>
      <w:proofErr w:type="spellEnd"/>
      <w:r w:rsidRPr="00AE1C3A">
        <w:rPr>
          <w:rFonts w:cstheme="minorHAnsi"/>
          <w:i/>
          <w:iCs/>
        </w:rPr>
        <w:t xml:space="preserve">, </w:t>
      </w:r>
      <w:proofErr w:type="spellStart"/>
      <w:r w:rsidRPr="00AE1C3A">
        <w:rPr>
          <w:rFonts w:cstheme="minorHAnsi"/>
          <w:i/>
          <w:iCs/>
        </w:rPr>
        <w:t>productnaam</w:t>
      </w:r>
      <w:proofErr w:type="spellEnd"/>
      <w:r w:rsidRPr="00AE1C3A">
        <w:rPr>
          <w:rFonts w:cstheme="minorHAnsi"/>
          <w:i/>
          <w:iCs/>
        </w:rPr>
        <w:t xml:space="preserve">, </w:t>
      </w:r>
      <w:proofErr w:type="spellStart"/>
      <w:r w:rsidRPr="00AE1C3A">
        <w:rPr>
          <w:rFonts w:cstheme="minorHAnsi"/>
          <w:i/>
          <w:iCs/>
        </w:rPr>
        <w:t>productomschrijving</w:t>
      </w:r>
      <w:proofErr w:type="spellEnd"/>
      <w:r w:rsidRPr="00AE1C3A">
        <w:rPr>
          <w:rFonts w:cstheme="minorHAnsi"/>
          <w:i/>
          <w:iCs/>
        </w:rPr>
        <w:t xml:space="preserve">, </w:t>
      </w:r>
      <w:proofErr w:type="spellStart"/>
      <w:r w:rsidRPr="00AE1C3A">
        <w:rPr>
          <w:rFonts w:cstheme="minorHAnsi"/>
          <w:i/>
          <w:iCs/>
        </w:rPr>
        <w:t>prijs</w:t>
      </w:r>
      <w:proofErr w:type="spellEnd"/>
      <w:r w:rsidRPr="00AE1C3A">
        <w:rPr>
          <w:rFonts w:cstheme="minorHAnsi"/>
          <w:i/>
          <w:iCs/>
        </w:rPr>
        <w:t xml:space="preserve">, </w:t>
      </w:r>
      <w:proofErr w:type="spellStart"/>
      <w:r w:rsidRPr="00AE1C3A">
        <w:rPr>
          <w:rFonts w:cstheme="minorHAnsi"/>
          <w:i/>
          <w:iCs/>
        </w:rPr>
        <w:t>bezorgtoeslag</w:t>
      </w:r>
      <w:proofErr w:type="spellEnd"/>
      <w:r w:rsidRPr="00AE1C3A">
        <w:rPr>
          <w:rFonts w:cstheme="minorHAnsi"/>
          <w:i/>
          <w:iCs/>
        </w:rPr>
        <w:t xml:space="preserve">, spicy, </w:t>
      </w:r>
      <w:proofErr w:type="spellStart"/>
      <w:r w:rsidRPr="00AE1C3A">
        <w:rPr>
          <w:rFonts w:cstheme="minorHAnsi"/>
          <w:i/>
          <w:iCs/>
        </w:rPr>
        <w:t>vegetarisch</w:t>
      </w:r>
      <w:proofErr w:type="spellEnd"/>
      <w:r w:rsidRPr="00AE1C3A">
        <w:rPr>
          <w:rFonts w:cstheme="minorHAnsi"/>
          <w:i/>
          <w:iCs/>
        </w:rPr>
        <w:t xml:space="preserve">, </w:t>
      </w:r>
      <w:proofErr w:type="spellStart"/>
      <w:r w:rsidRPr="00AE1C3A">
        <w:rPr>
          <w:rFonts w:cstheme="minorHAnsi"/>
          <w:i/>
          <w:iCs/>
        </w:rPr>
        <w:t>beschikbaar</w:t>
      </w:r>
      <w:proofErr w:type="spellEnd"/>
      <w:r w:rsidRPr="00AE1C3A">
        <w:rPr>
          <w:rFonts w:cstheme="minorHAnsi"/>
          <w:i/>
          <w:iCs/>
        </w:rPr>
        <w:t xml:space="preserve">, </w:t>
      </w:r>
      <w:proofErr w:type="spellStart"/>
      <w:r w:rsidRPr="00AE1C3A">
        <w:rPr>
          <w:rFonts w:cstheme="minorHAnsi"/>
          <w:i/>
          <w:iCs/>
        </w:rPr>
        <w:t>aantalkeer_ingredient</w:t>
      </w:r>
      <w:proofErr w:type="spellEnd"/>
      <w:r w:rsidRPr="00AE1C3A">
        <w:rPr>
          <w:rFonts w:cstheme="minorHAnsi"/>
          <w:i/>
          <w:iCs/>
        </w:rPr>
        <w:t xml:space="preserve">, </w:t>
      </w:r>
      <w:proofErr w:type="spellStart"/>
      <w:r w:rsidRPr="00AE1C3A">
        <w:rPr>
          <w:rFonts w:cstheme="minorHAnsi"/>
          <w:i/>
          <w:iCs/>
        </w:rPr>
        <w:t>ingredientnaam</w:t>
      </w:r>
      <w:proofErr w:type="spellEnd"/>
      <w:r w:rsidRPr="00AE1C3A">
        <w:rPr>
          <w:rFonts w:cstheme="minorHAnsi"/>
          <w:i/>
          <w:iCs/>
        </w:rPr>
        <w:t xml:space="preserve">, </w:t>
      </w:r>
      <w:proofErr w:type="spellStart"/>
      <w:r w:rsidRPr="00AE1C3A">
        <w:rPr>
          <w:rFonts w:cstheme="minorHAnsi"/>
          <w:i/>
          <w:iCs/>
        </w:rPr>
        <w:t>pizzasaus_standaard</w:t>
      </w:r>
      <w:proofErr w:type="spellEnd"/>
    </w:p>
    <w:p w14:paraId="234BF74E" w14:textId="77777777" w:rsidR="007F52E5" w:rsidRDefault="00432997" w:rsidP="007F52E5">
      <w:pPr>
        <w:keepNext/>
      </w:pPr>
      <w:r w:rsidRPr="00432997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2D80757" wp14:editId="52657C7A">
            <wp:extent cx="4943192" cy="2307351"/>
            <wp:effectExtent l="0" t="0" r="0" b="0"/>
            <wp:docPr id="21" name="Picture 21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, Exce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7154" cy="231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D6DF" w14:textId="7A9BEDE5" w:rsidR="00034FF2" w:rsidRDefault="007F52E5" w:rsidP="00034FF2">
      <w:pPr>
        <w:pStyle w:val="Caption"/>
      </w:pPr>
      <w:r>
        <w:t xml:space="preserve">Fig. </w:t>
      </w:r>
      <w:fldSimple w:instr=" SEQ Fig. \* ARABIC ">
        <w:r w:rsidR="00206D4B">
          <w:rPr>
            <w:noProof/>
          </w:rPr>
          <w:t>15</w:t>
        </w:r>
      </w:fldSimple>
      <w:r>
        <w:t xml:space="preserve"> pizza_ingredienten.xlsx - first row used for table names; any particular pizza type takes as many rows as there are ingredients on the pizza; the separating factor will be pizza name ("</w:t>
      </w:r>
      <w:proofErr w:type="spellStart"/>
      <w:r>
        <w:t>productnaam</w:t>
      </w:r>
      <w:proofErr w:type="spellEnd"/>
      <w:r>
        <w:t>" table)</w:t>
      </w:r>
    </w:p>
    <w:p w14:paraId="769AA2F2" w14:textId="2A4FF791" w:rsidR="008C78EB" w:rsidDel="006B0E9C" w:rsidRDefault="008C78EB">
      <w:pPr>
        <w:rPr>
          <w:del w:id="308" w:author="Twardowski,Slawomir S.A." w:date="2020-10-31T20:10:00Z"/>
        </w:rPr>
        <w:sectPr w:rsidR="008C78EB" w:rsidDel="006B0E9C" w:rsidSect="00D57EBF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0CD8D690" w14:textId="07BFB61B" w:rsidR="0098522A" w:rsidRPr="002D0B95" w:rsidRDefault="0098522A" w:rsidP="00315B7B">
      <w:pPr>
        <w:pStyle w:val="Heading2"/>
        <w:rPr>
          <w:b/>
          <w:bCs/>
          <w:i/>
          <w:iCs/>
          <w:color w:val="auto"/>
          <w:sz w:val="32"/>
          <w:szCs w:val="32"/>
          <w:u w:val="single"/>
        </w:rPr>
      </w:pPr>
      <w:bookmarkStart w:id="309" w:name="_Toc55067871"/>
      <w:r w:rsidRPr="002D0B95">
        <w:rPr>
          <w:b/>
          <w:bCs/>
          <w:i/>
          <w:iCs/>
          <w:color w:val="auto"/>
          <w:sz w:val="32"/>
          <w:szCs w:val="32"/>
          <w:u w:val="single"/>
        </w:rPr>
        <w:t>pizzabodems.xlsx</w:t>
      </w:r>
      <w:bookmarkEnd w:id="309"/>
    </w:p>
    <w:p w14:paraId="040D76B7" w14:textId="7AB25AC3" w:rsidR="0098522A" w:rsidRPr="00653899" w:rsidRDefault="0098522A" w:rsidP="009574B7">
      <w:pPr>
        <w:rPr>
          <w:rFonts w:cstheme="minorHAnsi"/>
          <w:sz w:val="28"/>
          <w:szCs w:val="28"/>
        </w:rPr>
      </w:pPr>
      <w:r w:rsidRPr="00653899">
        <w:rPr>
          <w:rFonts w:cstheme="minorHAnsi"/>
          <w:sz w:val="28"/>
          <w:szCs w:val="28"/>
        </w:rPr>
        <w:t xml:space="preserve">A list of available pizza bottoms. </w:t>
      </w:r>
      <w:r w:rsidR="00DB6D2D" w:rsidRPr="00653899">
        <w:rPr>
          <w:rFonts w:cstheme="minorHAnsi"/>
          <w:sz w:val="28"/>
          <w:szCs w:val="28"/>
        </w:rPr>
        <w:t xml:space="preserve">Contains product name, description, price, availability. </w:t>
      </w:r>
      <w:r w:rsidR="00923733" w:rsidRPr="00653899">
        <w:rPr>
          <w:rFonts w:cstheme="minorHAnsi"/>
          <w:sz w:val="28"/>
          <w:szCs w:val="28"/>
        </w:rPr>
        <w:t>Price field will have to be parsed to get rid of the currency symbol</w:t>
      </w:r>
      <w:r w:rsidR="00D461A2" w:rsidRPr="00653899">
        <w:rPr>
          <w:rFonts w:cstheme="minorHAnsi"/>
          <w:sz w:val="28"/>
          <w:szCs w:val="28"/>
        </w:rPr>
        <w:t xml:space="preserve">. Availability column will be converted into a </w:t>
      </w:r>
      <w:r w:rsidR="00D461A2" w:rsidRPr="00653899">
        <w:rPr>
          <w:rFonts w:cstheme="minorHAnsi"/>
          <w:i/>
          <w:iCs/>
          <w:sz w:val="28"/>
          <w:szCs w:val="28"/>
        </w:rPr>
        <w:t>Boolean</w:t>
      </w:r>
      <w:r w:rsidR="00D461A2" w:rsidRPr="00653899">
        <w:rPr>
          <w:rFonts w:cstheme="minorHAnsi"/>
          <w:sz w:val="28"/>
          <w:szCs w:val="28"/>
        </w:rPr>
        <w:t xml:space="preserve"> type.</w:t>
      </w:r>
      <w:r w:rsidR="00923733" w:rsidRPr="00653899">
        <w:rPr>
          <w:rFonts w:cstheme="minorHAnsi"/>
          <w:sz w:val="28"/>
          <w:szCs w:val="28"/>
        </w:rPr>
        <w:t xml:space="preserve"> </w:t>
      </w:r>
      <w:r w:rsidR="00DB6D2D" w:rsidRPr="00653899">
        <w:rPr>
          <w:rFonts w:cstheme="minorHAnsi"/>
          <w:sz w:val="28"/>
          <w:szCs w:val="28"/>
        </w:rPr>
        <w:t>Columns</w:t>
      </w:r>
      <w:r w:rsidR="00D461A2" w:rsidRPr="00653899">
        <w:rPr>
          <w:rFonts w:cstheme="minorHAnsi"/>
          <w:sz w:val="28"/>
          <w:szCs w:val="28"/>
        </w:rPr>
        <w:t xml:space="preserve"> contained</w:t>
      </w:r>
      <w:r w:rsidRPr="00653899">
        <w:rPr>
          <w:rFonts w:cstheme="minorHAnsi"/>
          <w:sz w:val="28"/>
          <w:szCs w:val="28"/>
        </w:rPr>
        <w:t>:</w:t>
      </w:r>
    </w:p>
    <w:p w14:paraId="318A180E" w14:textId="29189DF7" w:rsidR="0098522A" w:rsidRPr="00AE1C3A" w:rsidRDefault="0098522A" w:rsidP="009574B7">
      <w:pPr>
        <w:rPr>
          <w:rFonts w:cstheme="minorHAnsi"/>
          <w:i/>
          <w:iCs/>
        </w:rPr>
      </w:pPr>
      <w:r w:rsidRPr="00AE1C3A">
        <w:rPr>
          <w:rFonts w:cstheme="minorHAnsi"/>
          <w:i/>
          <w:iCs/>
        </w:rPr>
        <w:t xml:space="preserve">naam, diameter, </w:t>
      </w:r>
      <w:proofErr w:type="spellStart"/>
      <w:r w:rsidRPr="00AE1C3A">
        <w:rPr>
          <w:rFonts w:cstheme="minorHAnsi"/>
          <w:i/>
          <w:iCs/>
        </w:rPr>
        <w:t>omschrijving</w:t>
      </w:r>
      <w:proofErr w:type="spellEnd"/>
      <w:r w:rsidRPr="00AE1C3A">
        <w:rPr>
          <w:rFonts w:cstheme="minorHAnsi"/>
          <w:i/>
          <w:iCs/>
        </w:rPr>
        <w:t xml:space="preserve">, </w:t>
      </w:r>
      <w:proofErr w:type="spellStart"/>
      <w:r w:rsidRPr="00AE1C3A">
        <w:rPr>
          <w:rFonts w:cstheme="minorHAnsi"/>
          <w:i/>
          <w:iCs/>
        </w:rPr>
        <w:t>toeslag</w:t>
      </w:r>
      <w:proofErr w:type="spellEnd"/>
      <w:r w:rsidRPr="00AE1C3A">
        <w:rPr>
          <w:rFonts w:cstheme="minorHAnsi"/>
          <w:i/>
          <w:iCs/>
        </w:rPr>
        <w:t xml:space="preserve">, </w:t>
      </w:r>
      <w:proofErr w:type="spellStart"/>
      <w:r w:rsidRPr="00AE1C3A">
        <w:rPr>
          <w:rFonts w:cstheme="minorHAnsi"/>
          <w:i/>
          <w:iCs/>
        </w:rPr>
        <w:t>beschikbaar</w:t>
      </w:r>
      <w:proofErr w:type="spellEnd"/>
    </w:p>
    <w:p w14:paraId="0342F305" w14:textId="77777777" w:rsidR="00DB6D2D" w:rsidRDefault="004A03AE" w:rsidP="00DB6D2D">
      <w:pPr>
        <w:keepNext/>
      </w:pPr>
      <w:r w:rsidRPr="004A03A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F73EA6B" wp14:editId="1ACD9815">
            <wp:extent cx="5943600" cy="753745"/>
            <wp:effectExtent l="0" t="0" r="0" b="0"/>
            <wp:docPr id="22" name="Picture 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48B6" w14:textId="6C1E8487" w:rsidR="009574B7" w:rsidRDefault="00DB6D2D" w:rsidP="00DB6D2D">
      <w:pPr>
        <w:pStyle w:val="Caption"/>
        <w:rPr>
          <w:rFonts w:asciiTheme="majorHAnsi" w:hAnsiTheme="majorHAnsi" w:cstheme="majorHAnsi"/>
          <w:sz w:val="28"/>
          <w:szCs w:val="28"/>
        </w:rPr>
      </w:pPr>
      <w:r>
        <w:t xml:space="preserve">Fig. </w:t>
      </w:r>
      <w:fldSimple w:instr=" SEQ Fig. \* ARABIC ">
        <w:r w:rsidR="00206D4B">
          <w:rPr>
            <w:noProof/>
          </w:rPr>
          <w:t>16</w:t>
        </w:r>
      </w:fldSimple>
      <w:r>
        <w:t xml:space="preserve"> pizzabodem.xlsx - again first row used for column names</w:t>
      </w:r>
    </w:p>
    <w:p w14:paraId="0BF32FBC" w14:textId="77777777" w:rsidR="000E2DEC" w:rsidRDefault="000E2DEC" w:rsidP="00B14E68">
      <w:pPr>
        <w:pStyle w:val="Heading2"/>
        <w:rPr>
          <w:b/>
          <w:bCs/>
          <w:color w:val="000000" w:themeColor="text1"/>
          <w:sz w:val="28"/>
          <w:szCs w:val="28"/>
          <w:u w:val="single"/>
        </w:rPr>
      </w:pPr>
    </w:p>
    <w:p w14:paraId="7323EB00" w14:textId="2EA72DE5" w:rsidR="00D37FEA" w:rsidRPr="002D0B95" w:rsidRDefault="00D37FEA" w:rsidP="00B14E68">
      <w:pPr>
        <w:pStyle w:val="Heading2"/>
        <w:rPr>
          <w:b/>
          <w:bCs/>
          <w:i/>
          <w:iCs/>
          <w:color w:val="000000" w:themeColor="text1"/>
          <w:sz w:val="32"/>
          <w:szCs w:val="32"/>
          <w:u w:val="single"/>
        </w:rPr>
      </w:pPr>
      <w:bookmarkStart w:id="310" w:name="_Toc55067872"/>
      <w:proofErr w:type="spellStart"/>
      <w:r w:rsidRPr="002D0B95">
        <w:rPr>
          <w:b/>
          <w:bCs/>
          <w:i/>
          <w:iCs/>
          <w:color w:val="000000" w:themeColor="text1"/>
          <w:sz w:val="32"/>
          <w:szCs w:val="32"/>
          <w:u w:val="single"/>
        </w:rPr>
        <w:t>Winkels</w:t>
      </w:r>
      <w:proofErr w:type="spellEnd"/>
      <w:r w:rsidRPr="002D0B95">
        <w:rPr>
          <w:b/>
          <w:bCs/>
          <w:i/>
          <w:iCs/>
          <w:color w:val="000000" w:themeColor="text1"/>
          <w:sz w:val="32"/>
          <w:szCs w:val="32"/>
          <w:u w:val="single"/>
        </w:rPr>
        <w:t xml:space="preserve"> Mario.txt</w:t>
      </w:r>
      <w:bookmarkEnd w:id="310"/>
    </w:p>
    <w:p w14:paraId="37DBCE23" w14:textId="2EFBA207" w:rsidR="00D37FEA" w:rsidRPr="00653899" w:rsidRDefault="00D37FEA" w:rsidP="009574B7">
      <w:pPr>
        <w:rPr>
          <w:rFonts w:cstheme="minorHAnsi"/>
          <w:sz w:val="28"/>
          <w:szCs w:val="28"/>
        </w:rPr>
      </w:pPr>
      <w:r w:rsidRPr="00653899">
        <w:rPr>
          <w:rFonts w:cstheme="minorHAnsi"/>
          <w:sz w:val="28"/>
          <w:szCs w:val="28"/>
        </w:rPr>
        <w:t>This file contains a list of all the shops. Shops are separated by an empty line. The data seems to be organized in the following manner (top to bottom for a shop):</w:t>
      </w:r>
    </w:p>
    <w:p w14:paraId="46C1A62A" w14:textId="0A0C1BF9" w:rsidR="00D37FEA" w:rsidRPr="00653899" w:rsidRDefault="00D37FEA" w:rsidP="00D37FEA">
      <w:pPr>
        <w:pStyle w:val="ListParagraph"/>
        <w:numPr>
          <w:ilvl w:val="0"/>
          <w:numId w:val="3"/>
        </w:numPr>
        <w:rPr>
          <w:rFonts w:cstheme="minorHAnsi"/>
          <w:sz w:val="16"/>
          <w:szCs w:val="16"/>
        </w:rPr>
      </w:pPr>
      <w:r w:rsidRPr="00653899">
        <w:rPr>
          <w:rFonts w:cstheme="minorHAnsi"/>
          <w:i/>
          <w:iCs/>
          <w:sz w:val="16"/>
          <w:szCs w:val="16"/>
        </w:rPr>
        <w:t>Place</w:t>
      </w:r>
      <w:r w:rsidRPr="00653899">
        <w:rPr>
          <w:rFonts w:cstheme="minorHAnsi"/>
          <w:sz w:val="16"/>
          <w:szCs w:val="16"/>
        </w:rPr>
        <w:t xml:space="preserve"> (this can be a city or district, it’s inconsistent)</w:t>
      </w:r>
    </w:p>
    <w:p w14:paraId="59DBBF3D" w14:textId="5CEB58C5" w:rsidR="00D37FEA" w:rsidRPr="00653899" w:rsidRDefault="00D37FEA" w:rsidP="00D37FEA">
      <w:pPr>
        <w:pStyle w:val="ListParagraph"/>
        <w:numPr>
          <w:ilvl w:val="0"/>
          <w:numId w:val="3"/>
        </w:numPr>
        <w:rPr>
          <w:rFonts w:cstheme="minorHAnsi"/>
          <w:i/>
          <w:iCs/>
          <w:sz w:val="16"/>
          <w:szCs w:val="16"/>
        </w:rPr>
      </w:pPr>
      <w:r w:rsidRPr="00653899">
        <w:rPr>
          <w:rFonts w:cstheme="minorHAnsi"/>
          <w:i/>
          <w:iCs/>
          <w:sz w:val="16"/>
          <w:szCs w:val="16"/>
        </w:rPr>
        <w:t>Street</w:t>
      </w:r>
    </w:p>
    <w:p w14:paraId="777E75E0" w14:textId="2206C78F" w:rsidR="00D37FEA" w:rsidRPr="00653899" w:rsidRDefault="00D37FEA" w:rsidP="00D37FEA">
      <w:pPr>
        <w:pStyle w:val="ListParagraph"/>
        <w:numPr>
          <w:ilvl w:val="0"/>
          <w:numId w:val="3"/>
        </w:numPr>
        <w:rPr>
          <w:rFonts w:cstheme="minorHAnsi"/>
          <w:i/>
          <w:iCs/>
          <w:sz w:val="16"/>
          <w:szCs w:val="16"/>
        </w:rPr>
      </w:pPr>
      <w:r w:rsidRPr="00653899">
        <w:rPr>
          <w:rFonts w:cstheme="minorHAnsi"/>
          <w:i/>
          <w:iCs/>
          <w:sz w:val="16"/>
          <w:szCs w:val="16"/>
        </w:rPr>
        <w:t>House number</w:t>
      </w:r>
    </w:p>
    <w:p w14:paraId="79227B42" w14:textId="0D99D542" w:rsidR="00D37FEA" w:rsidRPr="00653899" w:rsidRDefault="00D37FEA" w:rsidP="00D37FEA">
      <w:pPr>
        <w:pStyle w:val="ListParagraph"/>
        <w:numPr>
          <w:ilvl w:val="0"/>
          <w:numId w:val="3"/>
        </w:numPr>
        <w:rPr>
          <w:rFonts w:cstheme="minorHAnsi"/>
          <w:i/>
          <w:iCs/>
          <w:sz w:val="16"/>
          <w:szCs w:val="16"/>
        </w:rPr>
      </w:pPr>
      <w:r w:rsidRPr="00653899">
        <w:rPr>
          <w:rFonts w:cstheme="minorHAnsi"/>
          <w:i/>
          <w:iCs/>
          <w:sz w:val="16"/>
          <w:szCs w:val="16"/>
        </w:rPr>
        <w:t>City</w:t>
      </w:r>
    </w:p>
    <w:p w14:paraId="6197087C" w14:textId="40B9377E" w:rsidR="00D37FEA" w:rsidRPr="00653899" w:rsidRDefault="00D37FEA" w:rsidP="00D37FEA">
      <w:pPr>
        <w:pStyle w:val="ListParagraph"/>
        <w:numPr>
          <w:ilvl w:val="0"/>
          <w:numId w:val="3"/>
        </w:numPr>
        <w:rPr>
          <w:rFonts w:cstheme="minorHAnsi"/>
          <w:i/>
          <w:iCs/>
          <w:sz w:val="16"/>
          <w:szCs w:val="16"/>
        </w:rPr>
      </w:pPr>
      <w:r w:rsidRPr="00653899">
        <w:rPr>
          <w:rFonts w:cstheme="minorHAnsi"/>
          <w:i/>
          <w:iCs/>
          <w:sz w:val="16"/>
          <w:szCs w:val="16"/>
        </w:rPr>
        <w:t>Country code</w:t>
      </w:r>
    </w:p>
    <w:p w14:paraId="1C92B87D" w14:textId="61D7A10D" w:rsidR="00D37FEA" w:rsidRPr="00653899" w:rsidRDefault="00D37FEA" w:rsidP="00D37FEA">
      <w:pPr>
        <w:pStyle w:val="ListParagraph"/>
        <w:numPr>
          <w:ilvl w:val="0"/>
          <w:numId w:val="3"/>
        </w:numPr>
        <w:rPr>
          <w:rFonts w:cstheme="minorHAnsi"/>
          <w:i/>
          <w:iCs/>
          <w:sz w:val="16"/>
          <w:szCs w:val="16"/>
        </w:rPr>
      </w:pPr>
      <w:r w:rsidRPr="00653899">
        <w:rPr>
          <w:rFonts w:cstheme="minorHAnsi"/>
          <w:i/>
          <w:iCs/>
          <w:sz w:val="16"/>
          <w:szCs w:val="16"/>
        </w:rPr>
        <w:t>Post code</w:t>
      </w:r>
    </w:p>
    <w:p w14:paraId="284A58C6" w14:textId="06473F57" w:rsidR="00D37FEA" w:rsidRPr="00653899" w:rsidRDefault="00D37FEA" w:rsidP="00D37FEA">
      <w:pPr>
        <w:pStyle w:val="ListParagraph"/>
        <w:numPr>
          <w:ilvl w:val="0"/>
          <w:numId w:val="3"/>
        </w:numPr>
        <w:rPr>
          <w:rFonts w:cstheme="minorHAnsi"/>
          <w:i/>
          <w:iCs/>
          <w:sz w:val="16"/>
          <w:szCs w:val="16"/>
        </w:rPr>
      </w:pPr>
      <w:r w:rsidRPr="00653899">
        <w:rPr>
          <w:rFonts w:cstheme="minorHAnsi"/>
          <w:i/>
          <w:iCs/>
          <w:sz w:val="16"/>
          <w:szCs w:val="16"/>
        </w:rPr>
        <w:t>Phone number</w:t>
      </w:r>
    </w:p>
    <w:p w14:paraId="7655A82C" w14:textId="58B1C0E6" w:rsidR="00D37FEA" w:rsidRPr="00653899" w:rsidRDefault="00D37FEA" w:rsidP="00D37FEA">
      <w:pPr>
        <w:rPr>
          <w:rFonts w:cstheme="minorHAnsi"/>
          <w:sz w:val="28"/>
          <w:szCs w:val="28"/>
        </w:rPr>
      </w:pPr>
      <w:r w:rsidRPr="00653899">
        <w:rPr>
          <w:rFonts w:cstheme="minorHAnsi"/>
          <w:sz w:val="28"/>
          <w:szCs w:val="28"/>
        </w:rPr>
        <w:t>As this document has been typed in by an employee there are some typing errors etc. which would need cleaning up.</w:t>
      </w:r>
    </w:p>
    <w:p w14:paraId="166FB278" w14:textId="77777777" w:rsidR="00726AD0" w:rsidRDefault="001E0C7D" w:rsidP="00726AD0">
      <w:pPr>
        <w:keepNext/>
      </w:pPr>
      <w:r w:rsidRPr="001E0C7D">
        <w:rPr>
          <w:rFonts w:asciiTheme="majorHAnsi" w:hAnsiTheme="majorHAnsi" w:cstheme="majorBidi"/>
          <w:noProof/>
          <w:sz w:val="28"/>
          <w:szCs w:val="28"/>
        </w:rPr>
        <w:drawing>
          <wp:inline distT="0" distB="0" distL="0" distR="0" wp14:anchorId="7C636AB5" wp14:editId="074C4ABC">
            <wp:extent cx="1731523" cy="1775921"/>
            <wp:effectExtent l="0" t="0" r="0" b="254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5437" cy="179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97A4" w14:textId="398CF0D8" w:rsidR="008C78EB" w:rsidDel="006B0E9C" w:rsidRDefault="00726AD0" w:rsidP="008C78EB">
      <w:pPr>
        <w:pStyle w:val="Caption"/>
        <w:rPr>
          <w:del w:id="311" w:author="Twardowski,Slawomir S.A." w:date="2020-10-31T20:10:00Z"/>
        </w:rPr>
        <w:sectPr w:rsidR="008C78EB" w:rsidDel="006B0E9C" w:rsidSect="00D57EBF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t xml:space="preserve">Fig. </w:t>
      </w:r>
      <w:fldSimple w:instr=" SEQ Fig. \* ARABIC ">
        <w:r w:rsidR="00206D4B">
          <w:rPr>
            <w:noProof/>
          </w:rPr>
          <w:t>17</w:t>
        </w:r>
      </w:fldSimple>
      <w:r>
        <w:t xml:space="preserve"> </w:t>
      </w:r>
      <w:proofErr w:type="spellStart"/>
      <w:r>
        <w:t>Winkels</w:t>
      </w:r>
      <w:proofErr w:type="spellEnd"/>
      <w:r>
        <w:t xml:space="preserve"> Mario.txt - cont</w:t>
      </w:r>
      <w:r w:rsidR="00FE0217">
        <w:t>a</w:t>
      </w:r>
      <w:r>
        <w:t>ining store a</w:t>
      </w:r>
      <w:r w:rsidR="00FE0217">
        <w:t>d</w:t>
      </w:r>
      <w:r>
        <w:t>dresses typed in by an employee; contains a</w:t>
      </w:r>
      <w:r w:rsidR="00FE0217">
        <w:t>d</w:t>
      </w:r>
      <w:r>
        <w:t>dress inconsistencies</w:t>
      </w:r>
    </w:p>
    <w:p w14:paraId="32FB3A0A" w14:textId="77777777" w:rsidR="006B0E9C" w:rsidRDefault="006B0E9C" w:rsidP="008C78EB">
      <w:pPr>
        <w:pStyle w:val="Caption"/>
        <w:rPr>
          <w:ins w:id="312" w:author="Twardowski,Slawomir S.A." w:date="2020-10-31T20:10:00Z"/>
          <w:b/>
          <w:bCs/>
          <w:color w:val="auto"/>
          <w:sz w:val="32"/>
          <w:szCs w:val="32"/>
          <w:u w:val="single"/>
        </w:rPr>
      </w:pPr>
    </w:p>
    <w:p w14:paraId="55CF0773" w14:textId="77777777" w:rsidR="006B0E9C" w:rsidRDefault="006B0E9C" w:rsidP="008C78EB">
      <w:pPr>
        <w:pStyle w:val="Caption"/>
        <w:rPr>
          <w:ins w:id="313" w:author="Twardowski,Slawomir S.A." w:date="2020-10-31T20:10:00Z"/>
          <w:b/>
          <w:bCs/>
          <w:color w:val="auto"/>
          <w:sz w:val="32"/>
          <w:szCs w:val="32"/>
          <w:u w:val="single"/>
        </w:rPr>
      </w:pPr>
    </w:p>
    <w:p w14:paraId="5E8B4C30" w14:textId="77777777" w:rsidR="006B0E9C" w:rsidRDefault="006B0E9C" w:rsidP="008C78EB">
      <w:pPr>
        <w:pStyle w:val="Caption"/>
        <w:rPr>
          <w:ins w:id="314" w:author="Twardowski,Slawomir S.A." w:date="2020-10-31T20:10:00Z"/>
          <w:b/>
          <w:bCs/>
          <w:color w:val="auto"/>
          <w:sz w:val="32"/>
          <w:szCs w:val="32"/>
          <w:u w:val="single"/>
        </w:rPr>
      </w:pPr>
    </w:p>
    <w:p w14:paraId="5E904CC1" w14:textId="025DAB8F" w:rsidR="1528D6DA" w:rsidRPr="002D0B95" w:rsidRDefault="1528D6DA">
      <w:pPr>
        <w:pStyle w:val="Heading2"/>
        <w:rPr>
          <w:b/>
          <w:bCs/>
          <w:color w:val="auto"/>
          <w:sz w:val="32"/>
          <w:szCs w:val="32"/>
          <w:u w:val="single"/>
          <w:rPrChange w:id="315" w:author="Twardowski,Slawomir S.A." w:date="2020-10-31T20:11:00Z">
            <w:rPr/>
          </w:rPrChange>
        </w:rPr>
        <w:pPrChange w:id="316" w:author="Twardowski,Slawomir S.A." w:date="2020-10-31T20:10:00Z">
          <w:pPr>
            <w:pStyle w:val="Caption"/>
          </w:pPr>
        </w:pPrChange>
      </w:pPr>
      <w:bookmarkStart w:id="317" w:name="_Toc55067873"/>
      <w:r w:rsidRPr="002D0B95">
        <w:rPr>
          <w:b/>
          <w:bCs/>
          <w:i/>
          <w:iCs/>
          <w:color w:val="auto"/>
          <w:sz w:val="32"/>
          <w:szCs w:val="32"/>
          <w:u w:val="single"/>
        </w:rPr>
        <w:lastRenderedPageBreak/>
        <w:t>Postcode tabel.mdb</w:t>
      </w:r>
      <w:bookmarkEnd w:id="317"/>
    </w:p>
    <w:p w14:paraId="04D29A00" w14:textId="7FB3D2B6" w:rsidR="1528D6DA" w:rsidRPr="00653899" w:rsidRDefault="1528D6DA" w:rsidP="5C032998">
      <w:pPr>
        <w:rPr>
          <w:rFonts w:cstheme="minorHAnsi"/>
          <w:sz w:val="28"/>
          <w:szCs w:val="28"/>
        </w:rPr>
      </w:pPr>
      <w:r w:rsidRPr="00653899">
        <w:rPr>
          <w:rFonts w:cstheme="minorHAnsi"/>
          <w:sz w:val="28"/>
          <w:szCs w:val="28"/>
        </w:rPr>
        <w:t xml:space="preserve">This database consists of all the postcodes and </w:t>
      </w:r>
      <w:r w:rsidR="7DF80DCC" w:rsidRPr="00653899">
        <w:rPr>
          <w:rFonts w:cstheme="minorHAnsi"/>
          <w:sz w:val="28"/>
          <w:szCs w:val="28"/>
        </w:rPr>
        <w:t xml:space="preserve">corresponding </w:t>
      </w:r>
      <w:r w:rsidRPr="00653899">
        <w:rPr>
          <w:rFonts w:cstheme="minorHAnsi"/>
          <w:sz w:val="28"/>
          <w:szCs w:val="28"/>
        </w:rPr>
        <w:t>address breakdown</w:t>
      </w:r>
      <w:r w:rsidR="694ECA03" w:rsidRPr="00653899">
        <w:rPr>
          <w:rFonts w:cstheme="minorHAnsi"/>
          <w:sz w:val="28"/>
          <w:szCs w:val="28"/>
        </w:rPr>
        <w:t xml:space="preserve"> in POSTCODE</w:t>
      </w:r>
      <w:r w:rsidR="479FC0ED" w:rsidRPr="00653899">
        <w:rPr>
          <w:rFonts w:cstheme="minorHAnsi"/>
          <w:sz w:val="28"/>
          <w:szCs w:val="28"/>
        </w:rPr>
        <w:t>S</w:t>
      </w:r>
      <w:r w:rsidR="694ECA03" w:rsidRPr="00653899">
        <w:rPr>
          <w:rFonts w:cstheme="minorHAnsi"/>
          <w:sz w:val="28"/>
          <w:szCs w:val="28"/>
        </w:rPr>
        <w:t xml:space="preserve"> table; and </w:t>
      </w:r>
      <w:r w:rsidR="1938B443" w:rsidRPr="00653899">
        <w:rPr>
          <w:rFonts w:cstheme="minorHAnsi"/>
          <w:sz w:val="28"/>
          <w:szCs w:val="28"/>
        </w:rPr>
        <w:t>municipality</w:t>
      </w:r>
      <w:r w:rsidR="18EE2285" w:rsidRPr="00653899">
        <w:rPr>
          <w:rFonts w:cstheme="minorHAnsi"/>
          <w:sz w:val="28"/>
          <w:szCs w:val="28"/>
        </w:rPr>
        <w:t xml:space="preserve"> data in GEMEENTEN</w:t>
      </w:r>
      <w:r w:rsidR="69F37712" w:rsidRPr="00653899">
        <w:rPr>
          <w:rFonts w:cstheme="minorHAnsi"/>
          <w:sz w:val="28"/>
          <w:szCs w:val="28"/>
        </w:rPr>
        <w:t xml:space="preserve"> </w:t>
      </w:r>
      <w:r w:rsidR="54A4F4D5" w:rsidRPr="00653899">
        <w:rPr>
          <w:rFonts w:cstheme="minorHAnsi"/>
          <w:sz w:val="28"/>
          <w:szCs w:val="28"/>
        </w:rPr>
        <w:t xml:space="preserve">table. </w:t>
      </w:r>
      <w:r w:rsidR="69F37712" w:rsidRPr="00653899">
        <w:rPr>
          <w:rFonts w:cstheme="minorHAnsi"/>
          <w:sz w:val="28"/>
          <w:szCs w:val="28"/>
        </w:rPr>
        <w:t xml:space="preserve">On this basis </w:t>
      </w:r>
      <w:r w:rsidR="447FC5EC" w:rsidRPr="00653899">
        <w:rPr>
          <w:rFonts w:cstheme="minorHAnsi"/>
          <w:sz w:val="28"/>
          <w:szCs w:val="28"/>
        </w:rPr>
        <w:t>an</w:t>
      </w:r>
      <w:r w:rsidR="69F37712" w:rsidRPr="00653899">
        <w:rPr>
          <w:rFonts w:cstheme="minorHAnsi"/>
          <w:sz w:val="28"/>
          <w:szCs w:val="28"/>
        </w:rPr>
        <w:t xml:space="preserve"> address </w:t>
      </w:r>
      <w:proofErr w:type="gramStart"/>
      <w:r w:rsidR="69F37712" w:rsidRPr="00653899">
        <w:rPr>
          <w:rFonts w:cstheme="minorHAnsi"/>
          <w:sz w:val="28"/>
          <w:szCs w:val="28"/>
        </w:rPr>
        <w:t>can</w:t>
      </w:r>
      <w:proofErr w:type="gramEnd"/>
      <w:r w:rsidR="69F37712" w:rsidRPr="00653899">
        <w:rPr>
          <w:rFonts w:cstheme="minorHAnsi"/>
          <w:sz w:val="28"/>
          <w:szCs w:val="28"/>
        </w:rPr>
        <w:t xml:space="preserve"> be deducted from the postcode alone. It has the following </w:t>
      </w:r>
      <w:r w:rsidR="002D22DD" w:rsidRPr="00653899">
        <w:rPr>
          <w:rFonts w:cstheme="minorHAnsi"/>
          <w:sz w:val="28"/>
          <w:szCs w:val="28"/>
        </w:rPr>
        <w:t>columns</w:t>
      </w:r>
      <w:r w:rsidR="69F37712" w:rsidRPr="00653899">
        <w:rPr>
          <w:rFonts w:cstheme="minorHAnsi"/>
          <w:sz w:val="28"/>
          <w:szCs w:val="28"/>
        </w:rPr>
        <w:t>:</w:t>
      </w:r>
    </w:p>
    <w:p w14:paraId="12D23EAC" w14:textId="6C1D0FEE" w:rsidR="0056A7A4" w:rsidRPr="00653899" w:rsidRDefault="0056A7A4" w:rsidP="5C032998">
      <w:pPr>
        <w:rPr>
          <w:rFonts w:cstheme="minorHAnsi"/>
          <w:i/>
          <w:iCs/>
          <w:sz w:val="28"/>
          <w:szCs w:val="28"/>
        </w:rPr>
      </w:pPr>
      <w:r w:rsidRPr="00653899">
        <w:rPr>
          <w:rFonts w:cstheme="minorHAnsi"/>
          <w:i/>
          <w:iCs/>
          <w:sz w:val="28"/>
          <w:szCs w:val="28"/>
        </w:rPr>
        <w:t>POSTCODES table</w:t>
      </w:r>
      <w:r w:rsidR="00B65527">
        <w:rPr>
          <w:rFonts w:cstheme="minorHAnsi"/>
          <w:i/>
          <w:iCs/>
          <w:sz w:val="28"/>
          <w:szCs w:val="28"/>
        </w:rPr>
        <w:t xml:space="preserve"> columns</w:t>
      </w:r>
      <w:r w:rsidRPr="00653899">
        <w:rPr>
          <w:rFonts w:cstheme="minorHAnsi"/>
          <w:i/>
          <w:iCs/>
          <w:sz w:val="28"/>
          <w:szCs w:val="28"/>
        </w:rPr>
        <w:t>:</w:t>
      </w:r>
    </w:p>
    <w:p w14:paraId="7F98AAC6" w14:textId="7C1ECA71" w:rsidR="137E56E1" w:rsidRPr="00653899" w:rsidRDefault="137E56E1" w:rsidP="5C032998">
      <w:pPr>
        <w:rPr>
          <w:rFonts w:cstheme="minorHAnsi"/>
          <w:i/>
          <w:iCs/>
          <w:sz w:val="28"/>
          <w:szCs w:val="28"/>
        </w:rPr>
      </w:pPr>
      <w:r w:rsidRPr="00653899">
        <w:rPr>
          <w:rFonts w:cstheme="minorHAnsi"/>
          <w:i/>
          <w:iCs/>
          <w:sz w:val="28"/>
          <w:szCs w:val="28"/>
        </w:rPr>
        <w:t>A13_POSTCODE, A13_REEKSIND, A13_BREEKPUNT_VAN, A13_WOONPLAATS, A13_STRAATNAAM, A13_GEMEENTECODE</w:t>
      </w:r>
    </w:p>
    <w:p w14:paraId="51D12D72" w14:textId="4A1A3012" w:rsidR="5C032998" w:rsidRPr="00653899" w:rsidRDefault="001D6999" w:rsidP="5C032998">
      <w:pPr>
        <w:rPr>
          <w:rFonts w:cstheme="minorHAnsi"/>
          <w:sz w:val="28"/>
          <w:szCs w:val="28"/>
        </w:rPr>
      </w:pPr>
      <w:r w:rsidRPr="00653899">
        <w:rPr>
          <w:rFonts w:cstheme="minorHAnsi"/>
          <w:sz w:val="28"/>
          <w:szCs w:val="28"/>
        </w:rPr>
        <w:t xml:space="preserve">From conducted research it seems the POSTCODE table is incomplete. </w:t>
      </w:r>
      <w:r w:rsidR="000D6102" w:rsidRPr="00653899">
        <w:rPr>
          <w:rFonts w:cstheme="minorHAnsi"/>
          <w:sz w:val="28"/>
          <w:szCs w:val="28"/>
        </w:rPr>
        <w:t xml:space="preserve">According to </w:t>
      </w:r>
      <w:hyperlink r:id="rId32" w:history="1">
        <w:r w:rsidR="00957C26" w:rsidRPr="00653899">
          <w:rPr>
            <w:rStyle w:val="Hyperlink"/>
            <w:rFonts w:cstheme="minorHAnsi"/>
            <w:sz w:val="28"/>
            <w:szCs w:val="28"/>
          </w:rPr>
          <w:t>www.poscodeafstanden.nl</w:t>
        </w:r>
      </w:hyperlink>
      <w:r w:rsidR="00957C26" w:rsidRPr="00653899">
        <w:rPr>
          <w:rFonts w:cstheme="minorHAnsi"/>
          <w:sz w:val="28"/>
          <w:szCs w:val="28"/>
        </w:rPr>
        <w:t xml:space="preserve"> as of writing (mid-2020) there are 460 478 unique zip codes in the Netherlands</w:t>
      </w:r>
      <w:r w:rsidR="003D4959" w:rsidRPr="00653899">
        <w:rPr>
          <w:rFonts w:cstheme="minorHAnsi"/>
          <w:sz w:val="28"/>
          <w:szCs w:val="28"/>
        </w:rPr>
        <w:t>. The file contains only</w:t>
      </w:r>
      <w:r w:rsidR="00C12639" w:rsidRPr="00653899">
        <w:rPr>
          <w:rFonts w:cstheme="minorHAnsi"/>
          <w:sz w:val="28"/>
          <w:szCs w:val="28"/>
        </w:rPr>
        <w:t xml:space="preserve"> 304 </w:t>
      </w:r>
      <w:r w:rsidR="00943A2D" w:rsidRPr="00653899">
        <w:rPr>
          <w:rFonts w:cstheme="minorHAnsi"/>
          <w:sz w:val="28"/>
          <w:szCs w:val="28"/>
        </w:rPr>
        <w:t>573 unique records</w:t>
      </w:r>
      <w:r w:rsidR="00181D75" w:rsidRPr="00653899">
        <w:rPr>
          <w:rFonts w:cstheme="minorHAnsi"/>
          <w:sz w:val="28"/>
          <w:szCs w:val="28"/>
        </w:rPr>
        <w:t>,</w:t>
      </w:r>
      <w:r w:rsidR="003D4959" w:rsidRPr="00653899">
        <w:rPr>
          <w:rFonts w:cstheme="minorHAnsi"/>
          <w:sz w:val="28"/>
          <w:szCs w:val="28"/>
        </w:rPr>
        <w:t xml:space="preserve"> however. This will pose a challenge</w:t>
      </w:r>
      <w:r w:rsidR="00943A2D" w:rsidRPr="00653899">
        <w:rPr>
          <w:rFonts w:cstheme="minorHAnsi"/>
          <w:sz w:val="28"/>
          <w:szCs w:val="28"/>
        </w:rPr>
        <w:t>,</w:t>
      </w:r>
      <w:r w:rsidR="003D4959" w:rsidRPr="00653899">
        <w:rPr>
          <w:rFonts w:cstheme="minorHAnsi"/>
          <w:sz w:val="28"/>
          <w:szCs w:val="28"/>
        </w:rPr>
        <w:t xml:space="preserve"> as </w:t>
      </w:r>
      <w:proofErr w:type="gramStart"/>
      <w:r w:rsidR="001D741B" w:rsidRPr="00653899">
        <w:rPr>
          <w:rFonts w:cstheme="minorHAnsi"/>
          <w:sz w:val="28"/>
          <w:szCs w:val="28"/>
        </w:rPr>
        <w:t>it’ll</w:t>
      </w:r>
      <w:proofErr w:type="gramEnd"/>
      <w:r w:rsidR="001D741B" w:rsidRPr="00653899">
        <w:rPr>
          <w:rFonts w:cstheme="minorHAnsi"/>
          <w:sz w:val="28"/>
          <w:szCs w:val="28"/>
        </w:rPr>
        <w:t xml:space="preserve"> be</w:t>
      </w:r>
      <w:r w:rsidR="0067281F" w:rsidRPr="00653899">
        <w:rPr>
          <w:rFonts w:cstheme="minorHAnsi"/>
          <w:sz w:val="28"/>
          <w:szCs w:val="28"/>
        </w:rPr>
        <w:t xml:space="preserve"> potentially</w:t>
      </w:r>
      <w:r w:rsidR="001D741B" w:rsidRPr="00653899">
        <w:rPr>
          <w:rFonts w:cstheme="minorHAnsi"/>
          <w:sz w:val="28"/>
          <w:szCs w:val="28"/>
        </w:rPr>
        <w:t xml:space="preserve"> impossible to bind </w:t>
      </w:r>
      <w:r w:rsidR="003D4959" w:rsidRPr="00653899">
        <w:rPr>
          <w:rFonts w:cstheme="minorHAnsi"/>
          <w:sz w:val="28"/>
          <w:szCs w:val="28"/>
        </w:rPr>
        <w:t xml:space="preserve">some of the </w:t>
      </w:r>
      <w:r w:rsidR="0067281F" w:rsidRPr="00653899">
        <w:rPr>
          <w:rFonts w:cstheme="minorHAnsi"/>
          <w:sz w:val="28"/>
          <w:szCs w:val="28"/>
        </w:rPr>
        <w:t xml:space="preserve">store or clients </w:t>
      </w:r>
      <w:r w:rsidR="003D4959" w:rsidRPr="00653899">
        <w:rPr>
          <w:rFonts w:cstheme="minorHAnsi"/>
          <w:sz w:val="28"/>
          <w:szCs w:val="28"/>
        </w:rPr>
        <w:t>addresses</w:t>
      </w:r>
      <w:r w:rsidR="0067281F" w:rsidRPr="00653899">
        <w:rPr>
          <w:rFonts w:cstheme="minorHAnsi"/>
          <w:sz w:val="28"/>
          <w:szCs w:val="28"/>
        </w:rPr>
        <w:t xml:space="preserve">. </w:t>
      </w:r>
      <w:r w:rsidR="00E90F82" w:rsidRPr="00653899">
        <w:rPr>
          <w:rFonts w:cstheme="minorHAnsi"/>
          <w:sz w:val="28"/>
          <w:szCs w:val="28"/>
        </w:rPr>
        <w:t>This issue would have</w:t>
      </w:r>
      <w:r w:rsidR="00943A2D" w:rsidRPr="00653899">
        <w:rPr>
          <w:rFonts w:cstheme="minorHAnsi"/>
          <w:sz w:val="28"/>
          <w:szCs w:val="28"/>
        </w:rPr>
        <w:t xml:space="preserve"> to</w:t>
      </w:r>
      <w:r w:rsidR="00E90F82" w:rsidRPr="00653899">
        <w:rPr>
          <w:rFonts w:cstheme="minorHAnsi"/>
          <w:sz w:val="28"/>
          <w:szCs w:val="28"/>
        </w:rPr>
        <w:t xml:space="preserve"> be taken up with the Mario Pizza business owner to look for a </w:t>
      </w:r>
      <w:r w:rsidR="00D45B9F" w:rsidRPr="00653899">
        <w:rPr>
          <w:rFonts w:cstheme="minorHAnsi"/>
          <w:sz w:val="28"/>
          <w:szCs w:val="28"/>
        </w:rPr>
        <w:t>fitting</w:t>
      </w:r>
      <w:r w:rsidR="00E90F82" w:rsidRPr="00653899">
        <w:rPr>
          <w:rFonts w:cstheme="minorHAnsi"/>
          <w:sz w:val="28"/>
          <w:szCs w:val="28"/>
        </w:rPr>
        <w:t xml:space="preserve"> solution.</w:t>
      </w:r>
      <w:r w:rsidR="003D4959" w:rsidRPr="00653899">
        <w:rPr>
          <w:rFonts w:cstheme="minorHAnsi"/>
          <w:sz w:val="28"/>
          <w:szCs w:val="28"/>
        </w:rPr>
        <w:t xml:space="preserve">  </w:t>
      </w:r>
    </w:p>
    <w:p w14:paraId="087F5345" w14:textId="5CCF3BE1" w:rsidR="0C9F8F1F" w:rsidRPr="00653899" w:rsidRDefault="0C9F8F1F" w:rsidP="5C032998">
      <w:pPr>
        <w:rPr>
          <w:rFonts w:cstheme="minorHAnsi"/>
          <w:i/>
          <w:iCs/>
          <w:sz w:val="28"/>
          <w:szCs w:val="28"/>
        </w:rPr>
      </w:pPr>
      <w:r w:rsidRPr="00653899">
        <w:rPr>
          <w:rFonts w:cstheme="minorHAnsi"/>
          <w:i/>
          <w:iCs/>
          <w:sz w:val="28"/>
          <w:szCs w:val="28"/>
        </w:rPr>
        <w:t>GEMEENTEN table</w:t>
      </w:r>
      <w:r w:rsidR="00B65527">
        <w:rPr>
          <w:rFonts w:cstheme="minorHAnsi"/>
          <w:i/>
          <w:iCs/>
          <w:sz w:val="28"/>
          <w:szCs w:val="28"/>
        </w:rPr>
        <w:t xml:space="preserve"> columns</w:t>
      </w:r>
      <w:r w:rsidRPr="00653899">
        <w:rPr>
          <w:rFonts w:cstheme="minorHAnsi"/>
          <w:i/>
          <w:iCs/>
          <w:sz w:val="28"/>
          <w:szCs w:val="28"/>
        </w:rPr>
        <w:t>:</w:t>
      </w:r>
    </w:p>
    <w:p w14:paraId="67757A7C" w14:textId="7CB34790" w:rsidR="00D37FEA" w:rsidDel="007423D9" w:rsidRDefault="0C9F8F1F" w:rsidP="00D37FEA">
      <w:pPr>
        <w:rPr>
          <w:del w:id="318" w:author="Twardowski,Slawomir S.A." w:date="2020-10-31T20:11:00Z"/>
          <w:rFonts w:cstheme="minorHAnsi"/>
          <w:i/>
          <w:iCs/>
          <w:sz w:val="28"/>
          <w:szCs w:val="28"/>
        </w:rPr>
      </w:pPr>
      <w:r w:rsidRPr="00653899">
        <w:rPr>
          <w:rFonts w:cstheme="minorHAnsi"/>
          <w:i/>
          <w:iCs/>
          <w:sz w:val="28"/>
          <w:szCs w:val="28"/>
        </w:rPr>
        <w:t>N42_GEM_KODE, N42_GEM_NAAM</w:t>
      </w:r>
    </w:p>
    <w:p w14:paraId="7B83837A" w14:textId="4F02016C" w:rsidR="008C78EB" w:rsidDel="006B0E9C" w:rsidRDefault="008C78EB">
      <w:pPr>
        <w:rPr>
          <w:del w:id="319" w:author="Twardowski,Slawomir S.A." w:date="2020-10-31T20:11:00Z"/>
          <w:b/>
          <w:bCs/>
          <w:sz w:val="36"/>
          <w:szCs w:val="36"/>
        </w:rPr>
        <w:sectPr w:rsidR="008C78EB" w:rsidDel="006B0E9C" w:rsidSect="00D57EBF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  <w:pPrChange w:id="320" w:author="Twardowski,Slawomir S.A." w:date="2020-10-31T20:11:00Z">
          <w:pPr>
            <w:pStyle w:val="Heading1"/>
          </w:pPr>
        </w:pPrChange>
      </w:pPr>
    </w:p>
    <w:p w14:paraId="05BD7E87" w14:textId="77777777" w:rsidR="006B0E9C" w:rsidRDefault="006B0E9C">
      <w:pPr>
        <w:rPr>
          <w:ins w:id="321" w:author="Twardowski,Slawomir S.A." w:date="2020-10-31T20:11:00Z"/>
          <w:b/>
          <w:bCs/>
          <w:sz w:val="36"/>
          <w:szCs w:val="36"/>
        </w:rPr>
        <w:pPrChange w:id="322" w:author="Twardowski,Slawomir S.A." w:date="2020-10-31T20:11:00Z">
          <w:pPr>
            <w:pStyle w:val="Heading1"/>
          </w:pPr>
        </w:pPrChange>
      </w:pPr>
    </w:p>
    <w:p w14:paraId="134B27CF" w14:textId="77777777" w:rsidR="006B0E9C" w:rsidRDefault="006B0E9C" w:rsidP="00BC1C7C">
      <w:pPr>
        <w:pStyle w:val="Heading1"/>
        <w:rPr>
          <w:ins w:id="323" w:author="Twardowski,Slawomir S.A." w:date="2020-10-31T20:11:00Z"/>
          <w:b/>
          <w:bCs/>
          <w:color w:val="auto"/>
          <w:sz w:val="36"/>
          <w:szCs w:val="36"/>
        </w:rPr>
      </w:pPr>
    </w:p>
    <w:p w14:paraId="17DFDE7C" w14:textId="77777777" w:rsidR="006B0E9C" w:rsidRDefault="006B0E9C" w:rsidP="00BC1C7C">
      <w:pPr>
        <w:pStyle w:val="Heading1"/>
        <w:rPr>
          <w:ins w:id="324" w:author="Twardowski,Slawomir S.A." w:date="2020-10-31T20:11:00Z"/>
          <w:b/>
          <w:bCs/>
          <w:color w:val="auto"/>
          <w:sz w:val="36"/>
          <w:szCs w:val="36"/>
        </w:rPr>
      </w:pPr>
    </w:p>
    <w:p w14:paraId="65385363" w14:textId="77777777" w:rsidR="007423D9" w:rsidRDefault="007423D9" w:rsidP="00BC1C7C">
      <w:pPr>
        <w:pStyle w:val="Heading1"/>
        <w:rPr>
          <w:ins w:id="325" w:author="Twardowski,Slawomir S.A." w:date="2020-10-31T20:11:00Z"/>
          <w:b/>
          <w:bCs/>
          <w:color w:val="auto"/>
          <w:sz w:val="36"/>
          <w:szCs w:val="36"/>
        </w:rPr>
      </w:pPr>
    </w:p>
    <w:p w14:paraId="0E04A242" w14:textId="77777777" w:rsidR="007423D9" w:rsidRDefault="007423D9" w:rsidP="00BC1C7C">
      <w:pPr>
        <w:pStyle w:val="Heading1"/>
        <w:rPr>
          <w:ins w:id="326" w:author="Twardowski,Slawomir S.A." w:date="2020-10-31T20:11:00Z"/>
          <w:b/>
          <w:bCs/>
          <w:color w:val="auto"/>
          <w:sz w:val="36"/>
          <w:szCs w:val="36"/>
        </w:rPr>
      </w:pPr>
    </w:p>
    <w:p w14:paraId="16735267" w14:textId="77777777" w:rsidR="007423D9" w:rsidRDefault="007423D9" w:rsidP="00BC1C7C">
      <w:pPr>
        <w:pStyle w:val="Heading1"/>
        <w:rPr>
          <w:ins w:id="327" w:author="Twardowski,Slawomir S.A." w:date="2020-10-31T20:11:00Z"/>
          <w:b/>
          <w:bCs/>
          <w:color w:val="auto"/>
          <w:sz w:val="36"/>
          <w:szCs w:val="36"/>
        </w:rPr>
      </w:pPr>
    </w:p>
    <w:p w14:paraId="16F8774B" w14:textId="77777777" w:rsidR="007423D9" w:rsidRDefault="007423D9" w:rsidP="00BC1C7C">
      <w:pPr>
        <w:pStyle w:val="Heading1"/>
        <w:rPr>
          <w:ins w:id="328" w:author="Twardowski,Slawomir S.A." w:date="2020-10-31T20:11:00Z"/>
          <w:b/>
          <w:bCs/>
          <w:color w:val="auto"/>
          <w:sz w:val="36"/>
          <w:szCs w:val="36"/>
        </w:rPr>
      </w:pPr>
    </w:p>
    <w:p w14:paraId="4317A21F" w14:textId="04CD6A62" w:rsidR="007423D9" w:rsidRDefault="007423D9" w:rsidP="00BC1C7C">
      <w:pPr>
        <w:pStyle w:val="Heading1"/>
        <w:rPr>
          <w:ins w:id="329" w:author="Twardowski,Slawomir S.A." w:date="2020-10-31T20:11:00Z"/>
          <w:b/>
          <w:bCs/>
          <w:color w:val="auto"/>
          <w:sz w:val="36"/>
          <w:szCs w:val="36"/>
        </w:rPr>
      </w:pPr>
    </w:p>
    <w:p w14:paraId="5776E9DF" w14:textId="07F6F9AA" w:rsidR="007423D9" w:rsidRDefault="007423D9" w:rsidP="007423D9">
      <w:pPr>
        <w:rPr>
          <w:ins w:id="330" w:author="Twardowski,Slawomir S.A." w:date="2020-10-31T20:11:00Z"/>
        </w:rPr>
      </w:pPr>
    </w:p>
    <w:p w14:paraId="28D4A695" w14:textId="77777777" w:rsidR="007423D9" w:rsidRPr="007423D9" w:rsidRDefault="007423D9">
      <w:pPr>
        <w:rPr>
          <w:ins w:id="331" w:author="Twardowski,Slawomir S.A." w:date="2020-10-31T20:11:00Z"/>
          <w:rPrChange w:id="332" w:author="Twardowski,Slawomir S.A." w:date="2020-10-31T20:11:00Z">
            <w:rPr>
              <w:ins w:id="333" w:author="Twardowski,Slawomir S.A." w:date="2020-10-31T20:11:00Z"/>
              <w:b/>
              <w:bCs/>
              <w:color w:val="auto"/>
              <w:sz w:val="36"/>
              <w:szCs w:val="36"/>
            </w:rPr>
          </w:rPrChange>
        </w:rPr>
        <w:pPrChange w:id="334" w:author="Twardowski,Slawomir S.A." w:date="2020-10-31T20:11:00Z">
          <w:pPr>
            <w:pStyle w:val="Heading1"/>
          </w:pPr>
        </w:pPrChange>
      </w:pPr>
    </w:p>
    <w:p w14:paraId="1F8A6AB5" w14:textId="55053037" w:rsidR="00BC1C7C" w:rsidRDefault="00BC1C7C" w:rsidP="00BC1C7C">
      <w:pPr>
        <w:pStyle w:val="Heading1"/>
        <w:rPr>
          <w:b/>
          <w:bCs/>
          <w:color w:val="auto"/>
          <w:sz w:val="36"/>
          <w:szCs w:val="36"/>
        </w:rPr>
      </w:pPr>
      <w:bookmarkStart w:id="335" w:name="_Toc55067874"/>
      <w:r w:rsidRPr="00BC1C7C">
        <w:rPr>
          <w:b/>
          <w:bCs/>
          <w:color w:val="auto"/>
          <w:sz w:val="36"/>
          <w:szCs w:val="36"/>
        </w:rPr>
        <w:lastRenderedPageBreak/>
        <w:t>Summary</w:t>
      </w:r>
      <w:bookmarkEnd w:id="335"/>
    </w:p>
    <w:p w14:paraId="5E90FAC3" w14:textId="7AF10558" w:rsidR="00BC1C7C" w:rsidRDefault="00BC1C7C" w:rsidP="00BC1C7C"/>
    <w:p w14:paraId="4EB031C7" w14:textId="77777777" w:rsidR="0091693B" w:rsidRDefault="0083084A" w:rsidP="00BC1C7C">
      <w:pPr>
        <w:rPr>
          <w:sz w:val="28"/>
          <w:szCs w:val="28"/>
        </w:rPr>
      </w:pPr>
      <w:r>
        <w:rPr>
          <w:sz w:val="28"/>
          <w:szCs w:val="28"/>
        </w:rPr>
        <w:t xml:space="preserve">As can be seen from the supplied analysis material the scope of work to be done </w:t>
      </w:r>
      <w:r w:rsidR="002408AA">
        <w:rPr>
          <w:sz w:val="28"/>
          <w:szCs w:val="28"/>
        </w:rPr>
        <w:t>is significant and requires custom solution</w:t>
      </w:r>
      <w:r w:rsidR="0000330C">
        <w:rPr>
          <w:sz w:val="28"/>
          <w:szCs w:val="28"/>
        </w:rPr>
        <w:t>s,</w:t>
      </w:r>
      <w:r w:rsidR="002408AA">
        <w:rPr>
          <w:sz w:val="28"/>
          <w:szCs w:val="28"/>
        </w:rPr>
        <w:t xml:space="preserve"> developed</w:t>
      </w:r>
      <w:r w:rsidR="0000330C">
        <w:rPr>
          <w:sz w:val="28"/>
          <w:szCs w:val="28"/>
        </w:rPr>
        <w:t xml:space="preserve"> specifically</w:t>
      </w:r>
      <w:r w:rsidR="002408AA">
        <w:rPr>
          <w:sz w:val="28"/>
          <w:szCs w:val="28"/>
        </w:rPr>
        <w:t xml:space="preserve"> for the needs</w:t>
      </w:r>
      <w:r w:rsidR="0000330C">
        <w:rPr>
          <w:sz w:val="28"/>
          <w:szCs w:val="28"/>
        </w:rPr>
        <w:t xml:space="preserve"> of the </w:t>
      </w:r>
      <w:r w:rsidR="00184850">
        <w:rPr>
          <w:sz w:val="28"/>
          <w:szCs w:val="28"/>
        </w:rPr>
        <w:t>client’s</w:t>
      </w:r>
      <w:r w:rsidR="00DD1715">
        <w:rPr>
          <w:sz w:val="28"/>
          <w:szCs w:val="28"/>
        </w:rPr>
        <w:t xml:space="preserve"> business case. </w:t>
      </w:r>
      <w:r w:rsidR="00017FE3">
        <w:rPr>
          <w:sz w:val="28"/>
          <w:szCs w:val="28"/>
        </w:rPr>
        <w:t>Considering the nature of supplied data files</w:t>
      </w:r>
      <w:r w:rsidR="00DD1715">
        <w:rPr>
          <w:sz w:val="28"/>
          <w:szCs w:val="28"/>
        </w:rPr>
        <w:t xml:space="preserve"> </w:t>
      </w:r>
      <w:r w:rsidR="00184850">
        <w:rPr>
          <w:sz w:val="28"/>
          <w:szCs w:val="28"/>
        </w:rPr>
        <w:t>and in some cases its incompleteness</w:t>
      </w:r>
      <w:r w:rsidR="00581235">
        <w:rPr>
          <w:sz w:val="28"/>
          <w:szCs w:val="28"/>
        </w:rPr>
        <w:t>,</w:t>
      </w:r>
      <w:r w:rsidR="002D5E0A">
        <w:rPr>
          <w:sz w:val="28"/>
          <w:szCs w:val="28"/>
        </w:rPr>
        <w:t xml:space="preserve"> in </w:t>
      </w:r>
      <w:r w:rsidR="00581235">
        <w:rPr>
          <w:sz w:val="28"/>
          <w:szCs w:val="28"/>
        </w:rPr>
        <w:t>other</w:t>
      </w:r>
      <w:r w:rsidR="002D5E0A">
        <w:rPr>
          <w:sz w:val="28"/>
          <w:szCs w:val="28"/>
        </w:rPr>
        <w:t xml:space="preserve"> its </w:t>
      </w:r>
      <w:r w:rsidR="006616A7">
        <w:rPr>
          <w:sz w:val="28"/>
          <w:szCs w:val="28"/>
        </w:rPr>
        <w:t>inconsistencies</w:t>
      </w:r>
      <w:r w:rsidR="00994CBD">
        <w:rPr>
          <w:sz w:val="28"/>
          <w:szCs w:val="28"/>
        </w:rPr>
        <w:t>,</w:t>
      </w:r>
      <w:r w:rsidR="006616A7">
        <w:rPr>
          <w:sz w:val="28"/>
          <w:szCs w:val="28"/>
        </w:rPr>
        <w:t xml:space="preserve"> a</w:t>
      </w:r>
      <w:r w:rsidR="00184850">
        <w:rPr>
          <w:sz w:val="28"/>
          <w:szCs w:val="28"/>
        </w:rPr>
        <w:t xml:space="preserve"> </w:t>
      </w:r>
      <w:r w:rsidR="00DD1715">
        <w:rPr>
          <w:sz w:val="28"/>
          <w:szCs w:val="28"/>
        </w:rPr>
        <w:t xml:space="preserve">custom </w:t>
      </w:r>
      <w:r w:rsidR="005E4D70">
        <w:rPr>
          <w:sz w:val="28"/>
          <w:szCs w:val="28"/>
        </w:rPr>
        <w:t xml:space="preserve">software solution </w:t>
      </w:r>
      <w:r w:rsidR="00DD1715">
        <w:rPr>
          <w:sz w:val="28"/>
          <w:szCs w:val="28"/>
        </w:rPr>
        <w:t xml:space="preserve">will have to be </w:t>
      </w:r>
      <w:r w:rsidR="00017FE3">
        <w:rPr>
          <w:sz w:val="28"/>
          <w:szCs w:val="28"/>
        </w:rPr>
        <w:t xml:space="preserve">programmed </w:t>
      </w:r>
      <w:r w:rsidR="005E4D70">
        <w:rPr>
          <w:sz w:val="28"/>
          <w:szCs w:val="28"/>
        </w:rPr>
        <w:t>to fulfill the importing and data cleaning duties.</w:t>
      </w:r>
      <w:r w:rsidR="00994CBD">
        <w:rPr>
          <w:sz w:val="28"/>
          <w:szCs w:val="28"/>
        </w:rPr>
        <w:t xml:space="preserve"> Furthermore</w:t>
      </w:r>
      <w:r w:rsidR="003135E9">
        <w:rPr>
          <w:sz w:val="28"/>
          <w:szCs w:val="28"/>
        </w:rPr>
        <w:t>,</w:t>
      </w:r>
      <w:r w:rsidR="00994CBD">
        <w:rPr>
          <w:sz w:val="28"/>
          <w:szCs w:val="28"/>
        </w:rPr>
        <w:t xml:space="preserve"> </w:t>
      </w:r>
      <w:r w:rsidR="00203C36">
        <w:rPr>
          <w:sz w:val="28"/>
          <w:szCs w:val="28"/>
        </w:rPr>
        <w:t>consultation with the client will have to be undertaken to resolve some of the issues</w:t>
      </w:r>
      <w:r w:rsidR="006D6A1B">
        <w:rPr>
          <w:sz w:val="28"/>
          <w:szCs w:val="28"/>
        </w:rPr>
        <w:t xml:space="preserve"> -</w:t>
      </w:r>
      <w:r w:rsidR="00203C36">
        <w:rPr>
          <w:sz w:val="28"/>
          <w:szCs w:val="28"/>
        </w:rPr>
        <w:t xml:space="preserve"> like the missing postcodes or faulty addresses</w:t>
      </w:r>
      <w:r w:rsidR="00391390">
        <w:rPr>
          <w:sz w:val="28"/>
          <w:szCs w:val="28"/>
        </w:rPr>
        <w:t xml:space="preserve"> contained within the files. </w:t>
      </w:r>
      <w:r w:rsidR="006D6A1B">
        <w:rPr>
          <w:sz w:val="28"/>
          <w:szCs w:val="28"/>
        </w:rPr>
        <w:t xml:space="preserve">Some of those problems </w:t>
      </w:r>
      <w:r w:rsidR="003135E9">
        <w:rPr>
          <w:sz w:val="28"/>
          <w:szCs w:val="28"/>
        </w:rPr>
        <w:t>ask for a systemic solution</w:t>
      </w:r>
      <w:r w:rsidR="006D6A1B">
        <w:rPr>
          <w:sz w:val="28"/>
          <w:szCs w:val="28"/>
        </w:rPr>
        <w:t xml:space="preserve"> </w:t>
      </w:r>
      <w:r w:rsidR="003135E9">
        <w:rPr>
          <w:sz w:val="28"/>
          <w:szCs w:val="28"/>
        </w:rPr>
        <w:t>on the client</w:t>
      </w:r>
      <w:r w:rsidR="003A6B33">
        <w:rPr>
          <w:sz w:val="28"/>
          <w:szCs w:val="28"/>
        </w:rPr>
        <w:t>’</w:t>
      </w:r>
      <w:r w:rsidR="003135E9">
        <w:rPr>
          <w:sz w:val="28"/>
          <w:szCs w:val="28"/>
        </w:rPr>
        <w:t>s side</w:t>
      </w:r>
      <w:r w:rsidR="003A6B33">
        <w:rPr>
          <w:sz w:val="28"/>
          <w:szCs w:val="28"/>
        </w:rPr>
        <w:t xml:space="preserve"> and would have to be addressed at the source</w:t>
      </w:r>
      <w:r w:rsidR="002E4BC9">
        <w:rPr>
          <w:sz w:val="28"/>
          <w:szCs w:val="28"/>
        </w:rPr>
        <w:t xml:space="preserve">, otherwise the timeframe of the project </w:t>
      </w:r>
      <w:r w:rsidR="00D71E76">
        <w:rPr>
          <w:sz w:val="28"/>
          <w:szCs w:val="28"/>
        </w:rPr>
        <w:t>could</w:t>
      </w:r>
      <w:r w:rsidR="002E4BC9">
        <w:rPr>
          <w:sz w:val="28"/>
          <w:szCs w:val="28"/>
        </w:rPr>
        <w:t xml:space="preserve"> extend dramatically and</w:t>
      </w:r>
      <w:r w:rsidR="00D71E76">
        <w:rPr>
          <w:sz w:val="28"/>
          <w:szCs w:val="28"/>
        </w:rPr>
        <w:t>,</w:t>
      </w:r>
      <w:r w:rsidR="002E4BC9">
        <w:rPr>
          <w:sz w:val="28"/>
          <w:szCs w:val="28"/>
        </w:rPr>
        <w:t xml:space="preserve"> what follows</w:t>
      </w:r>
      <w:r w:rsidR="00D71E76">
        <w:rPr>
          <w:sz w:val="28"/>
          <w:szCs w:val="28"/>
        </w:rPr>
        <w:t>,</w:t>
      </w:r>
      <w:r w:rsidR="002E4BC9">
        <w:rPr>
          <w:sz w:val="28"/>
          <w:szCs w:val="28"/>
        </w:rPr>
        <w:t xml:space="preserve"> the cost as well</w:t>
      </w:r>
      <w:r w:rsidR="003A6B33">
        <w:rPr>
          <w:sz w:val="28"/>
          <w:szCs w:val="28"/>
        </w:rPr>
        <w:t xml:space="preserve">. It seems that </w:t>
      </w:r>
      <w:r w:rsidR="001F5875">
        <w:rPr>
          <w:sz w:val="28"/>
          <w:szCs w:val="28"/>
        </w:rPr>
        <w:t>in many cases the process could be streamlined if the supplied data files would be kept in better order</w:t>
      </w:r>
      <w:r w:rsidR="00BD4B96">
        <w:rPr>
          <w:sz w:val="28"/>
          <w:szCs w:val="28"/>
        </w:rPr>
        <w:t xml:space="preserve">. This is object of further consultation </w:t>
      </w:r>
      <w:r w:rsidR="002059D3">
        <w:rPr>
          <w:sz w:val="28"/>
          <w:szCs w:val="28"/>
        </w:rPr>
        <w:t xml:space="preserve">and at this stage the complete solution </w:t>
      </w:r>
      <w:r w:rsidR="00126B03">
        <w:rPr>
          <w:sz w:val="28"/>
          <w:szCs w:val="28"/>
        </w:rPr>
        <w:t>cannot</w:t>
      </w:r>
      <w:r w:rsidR="002059D3">
        <w:rPr>
          <w:sz w:val="28"/>
          <w:szCs w:val="28"/>
        </w:rPr>
        <w:t xml:space="preserve"> be developed without </w:t>
      </w:r>
      <w:r w:rsidR="00B75AEE">
        <w:rPr>
          <w:sz w:val="28"/>
          <w:szCs w:val="28"/>
        </w:rPr>
        <w:t>proper assessment and engagement from the business owner</w:t>
      </w:r>
      <w:ins w:id="336" w:author="Twardowski,Slawomir S.A." w:date="2020-10-31T19:53:00Z">
        <w:r w:rsidR="00742C3E">
          <w:rPr>
            <w:sz w:val="28"/>
            <w:szCs w:val="28"/>
          </w:rPr>
          <w:t>.</w:t>
        </w:r>
      </w:ins>
    </w:p>
    <w:p w14:paraId="3D2D418A" w14:textId="77777777" w:rsidR="0091693B" w:rsidRDefault="0091693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14FEB46" w14:textId="2331ED5B" w:rsidR="008C78EB" w:rsidDel="006B0E9C" w:rsidRDefault="0091693B" w:rsidP="00BC1C7C">
      <w:pPr>
        <w:rPr>
          <w:del w:id="337" w:author="Twardowski,Slawomir S.A." w:date="2020-10-31T20:11:00Z"/>
          <w:sz w:val="28"/>
          <w:szCs w:val="28"/>
        </w:rPr>
        <w:sectPr w:rsidR="008C78EB" w:rsidDel="006B0E9C" w:rsidSect="00D57EBF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7" behindDoc="1" locked="0" layoutInCell="1" allowOverlap="1" wp14:anchorId="4D6B92AD" wp14:editId="0046DD7C">
                <wp:simplePos x="0" y="0"/>
                <wp:positionH relativeFrom="page">
                  <wp:align>left</wp:align>
                </wp:positionH>
                <wp:positionV relativeFrom="page">
                  <wp:align>bottom</wp:align>
                </wp:positionV>
                <wp:extent cx="7767320" cy="10042770"/>
                <wp:effectExtent l="0" t="0" r="508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7320" cy="10042770"/>
                          <a:chOff x="-508000" y="-906584"/>
                          <a:chExt cx="7361238" cy="9611653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-508000" y="-906584"/>
                            <a:ext cx="7361238" cy="9611653"/>
                            <a:chOff x="-508000" y="-906584"/>
                            <a:chExt cx="7361238" cy="9611653"/>
                          </a:xfrm>
                        </wpg:grpSpPr>
                        <wps:wsp>
                          <wps:cNvPr id="12" name="Rectangle 12"/>
                          <wps:cNvSpPr/>
                          <wps:spPr>
                            <a:xfrm>
                              <a:off x="-508000" y="-906584"/>
                              <a:ext cx="7360920" cy="9611653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10000">
                                  <a:schemeClr val="dk2">
                                    <a:tint val="97000"/>
                                    <a:hueMod val="92000"/>
                                    <a:satMod val="169000"/>
                                    <a:lumMod val="164000"/>
                                  </a:schemeClr>
                                </a:gs>
                                <a:gs pos="100000">
                                  <a:schemeClr val="dk2">
                                    <a:shade val="96000"/>
                                    <a:satMod val="120000"/>
                                    <a:lumMod val="90000"/>
                                  </a:schemeClr>
                                </a:gs>
                              </a:gsLst>
                              <a:lin ang="6120000" scaled="1"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dk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B3F56BB" w14:textId="7B4B21E5" w:rsidR="0091693B" w:rsidRPr="00861B2F" w:rsidRDefault="0091693B" w:rsidP="0091693B">
                                <w:pPr>
                                  <w:pStyle w:val="NoSpacing"/>
                                  <w:rPr>
                                    <w:color w:val="D9D9D9" w:themeColor="background1" w:themeShade="D9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color w:val="D9D9D9" w:themeColor="background1" w:themeShade="D9"/>
                                    <w:sz w:val="48"/>
                                    <w:szCs w:val="48"/>
                                  </w:rPr>
                                  <w:t xml:space="preserve">                               </w:t>
                                </w:r>
                                <w:r w:rsidRPr="00861B2F">
                                  <w:rPr>
                                    <w:noProof/>
                                    <w:color w:val="D9D9D9" w:themeColor="background1" w:themeShade="D9"/>
                                  </w:rPr>
                                  <w:drawing>
                                    <wp:inline distT="0" distB="0" distL="0" distR="0" wp14:anchorId="452BED9A" wp14:editId="4147055C">
                                      <wp:extent cx="1220962" cy="610677"/>
                                      <wp:effectExtent l="0" t="0" r="0" b="0"/>
                                      <wp:docPr id="28" name="Picture 28" descr="A close up of a logo&#10;&#10;Description automatically generate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2" name="Picture 12" descr="A close up of a logo&#10;&#10;Description automatically generated"/>
                                              <pic:cNvPicPr/>
                                            </pic:nvPicPr>
                                            <pic:blipFill rotWithShape="1"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12525" t="14215" r="12610" b="14390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247561" cy="62398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5" name="Group 2"/>
                          <wpg:cNvGrpSpPr/>
                          <wpg:grpSpPr>
                            <a:xfrm>
                              <a:off x="2524125" y="0"/>
                              <a:ext cx="4329113" cy="4491038"/>
                              <a:chOff x="0" y="0"/>
                              <a:chExt cx="4329113" cy="4491038"/>
                            </a:xfrm>
                            <a:solidFill>
                              <a:schemeClr val="bg1"/>
                            </a:solidFill>
                          </wpg:grpSpPr>
                          <wps:wsp>
                            <wps:cNvPr id="16" name="Freeform 56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" name="Freeform 57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3" name="Freeform 58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5" name="Freeform 59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6" name="Freeform 60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  <wps:wsp>
                        <wps:cNvPr id="27" name="Text Box 27"/>
                        <wps:cNvSpPr txBox="1"/>
                        <wps:spPr>
                          <a:xfrm>
                            <a:off x="1296214" y="7023920"/>
                            <a:ext cx="3525878" cy="1447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rFonts w:eastAsiaTheme="majorEastAsia" w:cstheme="majorBidi"/>
                                  <w:color w:val="D9D9D9" w:themeColor="background1" w:themeShade="D9"/>
                                  <w:spacing w:val="-10"/>
                                  <w:kern w:val="28"/>
                                  <w:sz w:val="60"/>
                                  <w:szCs w:val="60"/>
                                </w:rPr>
                                <w:alias w:val="Title"/>
                                <w:tag w:val=""/>
                                <w:id w:val="-118628948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5EDE71AC" w14:textId="31504BB0" w:rsidR="0091693B" w:rsidRDefault="0091693B" w:rsidP="0091693B">
                                  <w:pPr>
                                    <w:pStyle w:val="NoSpacing"/>
                                    <w:rPr>
                                      <w:rFonts w:eastAsiaTheme="majorEastAsia" w:cstheme="majorBidi"/>
                                      <w:color w:val="D9D9D9" w:themeColor="background1" w:themeShade="D9"/>
                                      <w:spacing w:val="-10"/>
                                      <w:kern w:val="28"/>
                                      <w:sz w:val="60"/>
                                      <w:szCs w:val="60"/>
                                    </w:rPr>
                                  </w:pPr>
                                  <w:r>
                                    <w:rPr>
                                      <w:rFonts w:eastAsiaTheme="majorEastAsia" w:cstheme="majorBidi"/>
                                      <w:color w:val="D9D9D9" w:themeColor="background1" w:themeShade="D9"/>
                                      <w:spacing w:val="-10"/>
                                      <w:kern w:val="28"/>
                                      <w:sz w:val="60"/>
                                      <w:szCs w:val="60"/>
                                    </w:rPr>
                                    <w:t>2020/2021</w:t>
                                  </w:r>
                                </w:p>
                              </w:sdtContent>
                            </w:sdt>
                            <w:p w14:paraId="3B1FE1DD" w14:textId="77777777" w:rsidR="0091693B" w:rsidRPr="00861B2F" w:rsidRDefault="0091693B" w:rsidP="0091693B">
                              <w:pPr>
                                <w:pStyle w:val="NoSpacing"/>
                                <w:rPr>
                                  <w:rFonts w:eastAsiaTheme="majorEastAsia" w:cstheme="majorBidi"/>
                                  <w:caps/>
                                  <w:color w:val="D9D9D9" w:themeColor="background1" w:themeShade="D9"/>
                                  <w:sz w:val="60"/>
                                  <w:szCs w:val="6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6B92AD" id="Group 2" o:spid="_x0000_s1038" style="position:absolute;margin-left:0;margin-top:0;width:611.6pt;height:790.75pt;z-index:-251649023;mso-position-horizontal:left;mso-position-horizontal-relative:page;mso-position-vertical:bottom;mso-position-vertical-relative:page" coordorigin="-5080,-9065" coordsize="73612,96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">
                <v:group id="Group 3" o:spid="_x0000_s1039" style="position:absolute;left:-5080;top:-9065;width:73612;height:96115" coordorigin="-5080,-9065" coordsize="73612,9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Rectangle 12" o:spid="_x0000_s1040" style="position:absolute;left:-5080;top:-9065;width:73609;height:96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" fillcolor="#485870 [3122]" stroked="f" strokeweight="1pt">
                    <v:fill color2="#3d4b5f [2882]" angle="348" colors="0 #88acbb;6554f #88acbb" focus="100%" type="gradient"/>
                    <v:textbox inset="54pt,54pt,1in,5in">
                      <w:txbxContent>
                        <w:p w14:paraId="0B3F56BB" w14:textId="7B4B21E5" w:rsidR="0091693B" w:rsidRPr="00861B2F" w:rsidRDefault="0091693B" w:rsidP="0091693B">
                          <w:pPr>
                            <w:pStyle w:val="NoSpacing"/>
                            <w:rPr>
                              <w:color w:val="D9D9D9" w:themeColor="background1" w:themeShade="D9"/>
                              <w:sz w:val="48"/>
                              <w:szCs w:val="48"/>
                            </w:rPr>
                          </w:pPr>
                          <w:r>
                            <w:rPr>
                              <w:color w:val="D9D9D9" w:themeColor="background1" w:themeShade="D9"/>
                              <w:sz w:val="48"/>
                              <w:szCs w:val="48"/>
                            </w:rPr>
                            <w:t xml:space="preserve">                               </w:t>
                          </w:r>
                          <w:r w:rsidRPr="00861B2F">
                            <w:rPr>
                              <w:noProof/>
                              <w:color w:val="D9D9D9" w:themeColor="background1" w:themeShade="D9"/>
                            </w:rPr>
                            <w:drawing>
                              <wp:inline distT="0" distB="0" distL="0" distR="0" wp14:anchorId="452BED9A" wp14:editId="4147055C">
                                <wp:extent cx="1220962" cy="610677"/>
                                <wp:effectExtent l="0" t="0" r="0" b="0"/>
                                <wp:docPr id="28" name="Picture 28" descr="A close up of a logo&#10;&#10;Description automatically generated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2" name="Picture 12" descr="A close up of a logo&#10;&#10;Description automatically generated"/>
                                        <pic:cNvPicPr/>
                                      </pic:nvPicPr>
                                      <pic:blipFill rotWithShape="1"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12525" t="14215" r="12610" b="14390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247561" cy="623981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  <v:group id="_x0000_s1041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<v:shape id="Freeform 56" o:spid="_x0000_s1042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57" o:spid="_x0000_s1043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58" o:spid="_x0000_s1044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59" o:spid="_x0000_s1045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0" o:spid="_x0000_s1046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</v:group>
                </v:group>
                <v:shape id="Text Box 27" o:spid="_x0000_s1047" type="#_x0000_t202" style="position:absolute;left:12962;top:70239;width:35258;height:1447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" filled="f" stroked="f" strokeweight=".5pt">
                  <v:textbox inset="54pt,0,1in,0">
                    <w:txbxContent>
                      <w:sdt>
                        <w:sdtPr>
                          <w:rPr>
                            <w:rFonts w:eastAsiaTheme="majorEastAsia" w:cstheme="majorBidi"/>
                            <w:color w:val="D9D9D9" w:themeColor="background1" w:themeShade="D9"/>
                            <w:spacing w:val="-10"/>
                            <w:kern w:val="28"/>
                            <w:sz w:val="60"/>
                            <w:szCs w:val="60"/>
                          </w:rPr>
                          <w:alias w:val="Title"/>
                          <w:tag w:val=""/>
                          <w:id w:val="-118628948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5EDE71AC" w14:textId="31504BB0" w:rsidR="0091693B" w:rsidRDefault="0091693B" w:rsidP="0091693B">
                            <w:pPr>
                              <w:pStyle w:val="NoSpacing"/>
                              <w:rPr>
                                <w:rFonts w:eastAsiaTheme="majorEastAsia" w:cstheme="majorBidi"/>
                                <w:color w:val="D9D9D9" w:themeColor="background1" w:themeShade="D9"/>
                                <w:spacing w:val="-10"/>
                                <w:kern w:val="28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eastAsiaTheme="majorEastAsia" w:cstheme="majorBidi"/>
                                <w:color w:val="D9D9D9" w:themeColor="background1" w:themeShade="D9"/>
                                <w:spacing w:val="-10"/>
                                <w:kern w:val="28"/>
                                <w:sz w:val="60"/>
                                <w:szCs w:val="60"/>
                              </w:rPr>
                              <w:t>2020/2021</w:t>
                            </w:r>
                          </w:p>
                        </w:sdtContent>
                      </w:sdt>
                      <w:p w14:paraId="3B1FE1DD" w14:textId="77777777" w:rsidR="0091693B" w:rsidRPr="00861B2F" w:rsidRDefault="0091693B" w:rsidP="0091693B">
                        <w:pPr>
                          <w:pStyle w:val="NoSpacing"/>
                          <w:rPr>
                            <w:rFonts w:eastAsiaTheme="majorEastAsia" w:cstheme="majorBidi"/>
                            <w:caps/>
                            <w:color w:val="D9D9D9" w:themeColor="background1" w:themeShade="D9"/>
                            <w:sz w:val="60"/>
                            <w:szCs w:val="60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del w:id="338" w:author="Twardowski,Slawomir S.A." w:date="2020-10-31T19:52:00Z">
        <w:r w:rsidR="00B75AEE" w:rsidDel="00742C3E">
          <w:rPr>
            <w:sz w:val="28"/>
            <w:szCs w:val="28"/>
          </w:rPr>
          <w:delText>.</w:delText>
        </w:r>
      </w:del>
    </w:p>
    <w:p w14:paraId="43033C9D" w14:textId="2839827E" w:rsidR="00BC1C7C" w:rsidRPr="00BC1C7C" w:rsidRDefault="00BC1C7C" w:rsidP="00BC1C7C">
      <w:pPr>
        <w:rPr>
          <w:sz w:val="28"/>
          <w:szCs w:val="28"/>
        </w:rPr>
      </w:pPr>
    </w:p>
    <w:sectPr w:rsidR="00BC1C7C" w:rsidRPr="00BC1C7C" w:rsidSect="00D57EBF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4E9EF9" w14:textId="77777777" w:rsidR="003047F8" w:rsidRDefault="00C70F48">
      <w:pPr>
        <w:spacing w:after="0" w:line="240" w:lineRule="auto"/>
      </w:pPr>
      <w:r>
        <w:separator/>
      </w:r>
    </w:p>
  </w:endnote>
  <w:endnote w:type="continuationSeparator" w:id="0">
    <w:p w14:paraId="54C0956D" w14:textId="77777777" w:rsidR="003047F8" w:rsidRDefault="00C70F48">
      <w:pPr>
        <w:spacing w:after="0" w:line="240" w:lineRule="auto"/>
      </w:pPr>
      <w:r>
        <w:continuationSeparator/>
      </w:r>
    </w:p>
  </w:endnote>
  <w:endnote w:type="continuationNotice" w:id="1">
    <w:p w14:paraId="6AA1FE0C" w14:textId="77777777" w:rsidR="00C00390" w:rsidRDefault="00C0039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AB921F" w14:textId="39169422" w:rsidR="00113F67" w:rsidRPr="00C8291E" w:rsidRDefault="00113F67">
    <w:pPr>
      <w:pStyle w:val="Footer"/>
      <w:rPr>
        <w:lang w:val="en-GB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191A54" w14:textId="4A835AAD" w:rsidR="00166F71" w:rsidRPr="007862B1" w:rsidRDefault="00166F71" w:rsidP="1ED2F314">
    <w:pPr>
      <w:pStyle w:val="Footer"/>
      <w:rPr>
        <w:lang w:val="en-GB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ustomXmlInsRangeStart w:id="164" w:author="Twardowski,Slawomir S.A." w:date="2020-10-31T20:12:00Z"/>
  <w:sdt>
    <w:sdtPr>
      <w:id w:val="-2070415733"/>
      <w:docPartObj>
        <w:docPartGallery w:val="Page Numbers (Bottom of Page)"/>
        <w:docPartUnique/>
      </w:docPartObj>
    </w:sdtPr>
    <w:sdtEndPr>
      <w:rPr>
        <w:noProof/>
      </w:rPr>
    </w:sdtEndPr>
    <w:sdtContent>
      <w:customXmlInsRangeEnd w:id="164"/>
      <w:p w14:paraId="176FBC8B" w14:textId="1CF01B17" w:rsidR="007423D9" w:rsidRDefault="007423D9">
        <w:pPr>
          <w:pStyle w:val="Footer"/>
          <w:rPr>
            <w:ins w:id="165" w:author="Twardowski,Slawomir S.A." w:date="2020-10-31T20:12:00Z"/>
          </w:rPr>
        </w:pPr>
        <w:ins w:id="166" w:author="Twardowski,Slawomir S.A." w:date="2020-10-31T20:12:00Z"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ins>
      </w:p>
      <w:customXmlInsRangeStart w:id="167" w:author="Twardowski,Slawomir S.A." w:date="2020-10-31T20:12:00Z"/>
    </w:sdtContent>
  </w:sdt>
  <w:customXmlInsRangeEnd w:id="167"/>
  <w:p w14:paraId="0595FD03" w14:textId="77777777" w:rsidR="007423D9" w:rsidRDefault="007423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D6056D" w14:textId="77777777" w:rsidR="003047F8" w:rsidRDefault="00C70F48">
      <w:pPr>
        <w:spacing w:after="0" w:line="240" w:lineRule="auto"/>
      </w:pPr>
      <w:r>
        <w:separator/>
      </w:r>
    </w:p>
  </w:footnote>
  <w:footnote w:type="continuationSeparator" w:id="0">
    <w:p w14:paraId="51AB1211" w14:textId="77777777" w:rsidR="003047F8" w:rsidRDefault="00C70F48">
      <w:pPr>
        <w:spacing w:after="0" w:line="240" w:lineRule="auto"/>
      </w:pPr>
      <w:r>
        <w:continuationSeparator/>
      </w:r>
    </w:p>
  </w:footnote>
  <w:footnote w:type="continuationNotice" w:id="1">
    <w:p w14:paraId="1C1DDD1A" w14:textId="77777777" w:rsidR="00C00390" w:rsidRDefault="00C0039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327092"/>
    <w:multiLevelType w:val="hybridMultilevel"/>
    <w:tmpl w:val="C874C6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94626"/>
    <w:multiLevelType w:val="hybridMultilevel"/>
    <w:tmpl w:val="274E3890"/>
    <w:lvl w:ilvl="0" w:tplc="18BC61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4D60DD"/>
    <w:multiLevelType w:val="hybridMultilevel"/>
    <w:tmpl w:val="A2288B0E"/>
    <w:lvl w:ilvl="0" w:tplc="06A2B5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56B6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8EB5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EED5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A67A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2ADF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F44C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26CA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CE84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665408"/>
    <w:multiLevelType w:val="hybridMultilevel"/>
    <w:tmpl w:val="0B92234A"/>
    <w:lvl w:ilvl="0" w:tplc="D8A859DE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Twardowski,Slawomir S.A.">
    <w15:presenceInfo w15:providerId="None" w15:userId="Twardowski,Slawomir S.A.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1"/>
  <w:displayBackgroundShape/>
  <w:proofState w:spelling="clean" w:grammar="clean"/>
  <w:revisionView w:markup="0"/>
  <w:defaultTabStop w:val="720"/>
  <w:hyphenationZone w:val="425"/>
  <w:characterSpacingControl w:val="doNotCompress"/>
  <w:hdrShapeDefaults>
    <o:shapedefaults v:ext="edit" spidmax="1433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12E8A91"/>
    <w:rsid w:val="0000330C"/>
    <w:rsid w:val="0000753B"/>
    <w:rsid w:val="0001076B"/>
    <w:rsid w:val="00013924"/>
    <w:rsid w:val="00017FE3"/>
    <w:rsid w:val="00030C73"/>
    <w:rsid w:val="00034FF2"/>
    <w:rsid w:val="00053BC5"/>
    <w:rsid w:val="00061B41"/>
    <w:rsid w:val="0007251A"/>
    <w:rsid w:val="000903C4"/>
    <w:rsid w:val="000C0CDA"/>
    <w:rsid w:val="000D4396"/>
    <w:rsid w:val="000D6102"/>
    <w:rsid w:val="000D70C1"/>
    <w:rsid w:val="000E123B"/>
    <w:rsid w:val="000E2DEC"/>
    <w:rsid w:val="001021F0"/>
    <w:rsid w:val="00104404"/>
    <w:rsid w:val="00113904"/>
    <w:rsid w:val="00113F67"/>
    <w:rsid w:val="001255D1"/>
    <w:rsid w:val="00126B03"/>
    <w:rsid w:val="001520E2"/>
    <w:rsid w:val="001547A7"/>
    <w:rsid w:val="00166F71"/>
    <w:rsid w:val="00181D75"/>
    <w:rsid w:val="001831FB"/>
    <w:rsid w:val="00184850"/>
    <w:rsid w:val="0019483C"/>
    <w:rsid w:val="00197F1A"/>
    <w:rsid w:val="001A1F8F"/>
    <w:rsid w:val="001B6434"/>
    <w:rsid w:val="001C0803"/>
    <w:rsid w:val="001D0E18"/>
    <w:rsid w:val="001D6999"/>
    <w:rsid w:val="001D741B"/>
    <w:rsid w:val="001E0C7D"/>
    <w:rsid w:val="001E0C9A"/>
    <w:rsid w:val="001EDF93"/>
    <w:rsid w:val="001F5875"/>
    <w:rsid w:val="00203C36"/>
    <w:rsid w:val="002059D3"/>
    <w:rsid w:val="00206D4B"/>
    <w:rsid w:val="0020711D"/>
    <w:rsid w:val="002166D0"/>
    <w:rsid w:val="00217E17"/>
    <w:rsid w:val="0022642B"/>
    <w:rsid w:val="00231FE6"/>
    <w:rsid w:val="00237580"/>
    <w:rsid w:val="002408AA"/>
    <w:rsid w:val="002636D8"/>
    <w:rsid w:val="00266D9A"/>
    <w:rsid w:val="002870F5"/>
    <w:rsid w:val="0029355A"/>
    <w:rsid w:val="00294AA2"/>
    <w:rsid w:val="00294FC9"/>
    <w:rsid w:val="002B1E59"/>
    <w:rsid w:val="002B5923"/>
    <w:rsid w:val="002B6A23"/>
    <w:rsid w:val="002C64FA"/>
    <w:rsid w:val="002D0B95"/>
    <w:rsid w:val="002D22DD"/>
    <w:rsid w:val="002D5E0A"/>
    <w:rsid w:val="002E1000"/>
    <w:rsid w:val="002E4BC9"/>
    <w:rsid w:val="002E54BF"/>
    <w:rsid w:val="00302719"/>
    <w:rsid w:val="003047F8"/>
    <w:rsid w:val="003135E9"/>
    <w:rsid w:val="00313C1B"/>
    <w:rsid w:val="00315B7B"/>
    <w:rsid w:val="00317E0C"/>
    <w:rsid w:val="0033588C"/>
    <w:rsid w:val="00341B88"/>
    <w:rsid w:val="00357FA9"/>
    <w:rsid w:val="00375D2F"/>
    <w:rsid w:val="00391390"/>
    <w:rsid w:val="003A6B33"/>
    <w:rsid w:val="003A7291"/>
    <w:rsid w:val="003B3BF0"/>
    <w:rsid w:val="003B51FE"/>
    <w:rsid w:val="003D1964"/>
    <w:rsid w:val="003D4959"/>
    <w:rsid w:val="003E1C8F"/>
    <w:rsid w:val="003E251D"/>
    <w:rsid w:val="003E7B6E"/>
    <w:rsid w:val="003F1068"/>
    <w:rsid w:val="003F1495"/>
    <w:rsid w:val="00410CF3"/>
    <w:rsid w:val="00413F2B"/>
    <w:rsid w:val="00432997"/>
    <w:rsid w:val="00437ED6"/>
    <w:rsid w:val="00456C14"/>
    <w:rsid w:val="00465C3E"/>
    <w:rsid w:val="00466CF5"/>
    <w:rsid w:val="00480CA1"/>
    <w:rsid w:val="00484D05"/>
    <w:rsid w:val="0048722E"/>
    <w:rsid w:val="00491544"/>
    <w:rsid w:val="004A03AE"/>
    <w:rsid w:val="004A0BF1"/>
    <w:rsid w:val="004A1992"/>
    <w:rsid w:val="004A6B56"/>
    <w:rsid w:val="004B6F76"/>
    <w:rsid w:val="004B70BB"/>
    <w:rsid w:val="004E6AAE"/>
    <w:rsid w:val="004F1C26"/>
    <w:rsid w:val="004F34C7"/>
    <w:rsid w:val="00537063"/>
    <w:rsid w:val="005528AB"/>
    <w:rsid w:val="0056A7A4"/>
    <w:rsid w:val="00581235"/>
    <w:rsid w:val="005840FD"/>
    <w:rsid w:val="005B1BB1"/>
    <w:rsid w:val="005C4DB1"/>
    <w:rsid w:val="005E4D70"/>
    <w:rsid w:val="006014C7"/>
    <w:rsid w:val="00633859"/>
    <w:rsid w:val="006367D3"/>
    <w:rsid w:val="00637585"/>
    <w:rsid w:val="00640222"/>
    <w:rsid w:val="00641C6D"/>
    <w:rsid w:val="00653899"/>
    <w:rsid w:val="006616A7"/>
    <w:rsid w:val="0067281F"/>
    <w:rsid w:val="00696779"/>
    <w:rsid w:val="006974DA"/>
    <w:rsid w:val="006B0E9C"/>
    <w:rsid w:val="006B2463"/>
    <w:rsid w:val="006B5FCF"/>
    <w:rsid w:val="006D3841"/>
    <w:rsid w:val="006D6A1B"/>
    <w:rsid w:val="006F4713"/>
    <w:rsid w:val="006F63FC"/>
    <w:rsid w:val="00714157"/>
    <w:rsid w:val="007205E5"/>
    <w:rsid w:val="00720746"/>
    <w:rsid w:val="0072221D"/>
    <w:rsid w:val="00726AD0"/>
    <w:rsid w:val="007338D0"/>
    <w:rsid w:val="007423D9"/>
    <w:rsid w:val="00742C3E"/>
    <w:rsid w:val="007439AC"/>
    <w:rsid w:val="00754629"/>
    <w:rsid w:val="007862B1"/>
    <w:rsid w:val="007940AE"/>
    <w:rsid w:val="0079677F"/>
    <w:rsid w:val="007A078C"/>
    <w:rsid w:val="007A73F7"/>
    <w:rsid w:val="007B0A6A"/>
    <w:rsid w:val="007B19C3"/>
    <w:rsid w:val="007B1CC1"/>
    <w:rsid w:val="007B5402"/>
    <w:rsid w:val="007E27CA"/>
    <w:rsid w:val="007E4DBB"/>
    <w:rsid w:val="007F52E5"/>
    <w:rsid w:val="00803A80"/>
    <w:rsid w:val="00806277"/>
    <w:rsid w:val="00817974"/>
    <w:rsid w:val="00820AEB"/>
    <w:rsid w:val="00820AF2"/>
    <w:rsid w:val="00825FBA"/>
    <w:rsid w:val="0083084A"/>
    <w:rsid w:val="00845489"/>
    <w:rsid w:val="00861B2F"/>
    <w:rsid w:val="008658C1"/>
    <w:rsid w:val="0087210C"/>
    <w:rsid w:val="00880DC2"/>
    <w:rsid w:val="0088760E"/>
    <w:rsid w:val="008B36CA"/>
    <w:rsid w:val="008B3BDB"/>
    <w:rsid w:val="008C417F"/>
    <w:rsid w:val="008C7718"/>
    <w:rsid w:val="008C78EB"/>
    <w:rsid w:val="0091017B"/>
    <w:rsid w:val="0091693B"/>
    <w:rsid w:val="00923733"/>
    <w:rsid w:val="009270B4"/>
    <w:rsid w:val="00930F44"/>
    <w:rsid w:val="009437CD"/>
    <w:rsid w:val="00943A2D"/>
    <w:rsid w:val="0094717B"/>
    <w:rsid w:val="009574B7"/>
    <w:rsid w:val="00957C26"/>
    <w:rsid w:val="00966136"/>
    <w:rsid w:val="00976AFA"/>
    <w:rsid w:val="009773C4"/>
    <w:rsid w:val="00980242"/>
    <w:rsid w:val="0098522A"/>
    <w:rsid w:val="00990E3E"/>
    <w:rsid w:val="00993AFC"/>
    <w:rsid w:val="00994CBD"/>
    <w:rsid w:val="009B1CE3"/>
    <w:rsid w:val="009B2BE5"/>
    <w:rsid w:val="009B6C4E"/>
    <w:rsid w:val="009C08B4"/>
    <w:rsid w:val="009D04D2"/>
    <w:rsid w:val="009D6F24"/>
    <w:rsid w:val="009E4821"/>
    <w:rsid w:val="009F7246"/>
    <w:rsid w:val="009F73B2"/>
    <w:rsid w:val="00A03024"/>
    <w:rsid w:val="00A05081"/>
    <w:rsid w:val="00A128A5"/>
    <w:rsid w:val="00A311E7"/>
    <w:rsid w:val="00A34A40"/>
    <w:rsid w:val="00A3793D"/>
    <w:rsid w:val="00A37A0A"/>
    <w:rsid w:val="00A71505"/>
    <w:rsid w:val="00A87BCC"/>
    <w:rsid w:val="00A97F68"/>
    <w:rsid w:val="00AA14E0"/>
    <w:rsid w:val="00AA38DB"/>
    <w:rsid w:val="00AA6431"/>
    <w:rsid w:val="00AB7392"/>
    <w:rsid w:val="00AC0420"/>
    <w:rsid w:val="00AE1C3A"/>
    <w:rsid w:val="00B13E46"/>
    <w:rsid w:val="00B14E68"/>
    <w:rsid w:val="00B35A16"/>
    <w:rsid w:val="00B41710"/>
    <w:rsid w:val="00B46F54"/>
    <w:rsid w:val="00B620FE"/>
    <w:rsid w:val="00B65527"/>
    <w:rsid w:val="00B67AA7"/>
    <w:rsid w:val="00B726F6"/>
    <w:rsid w:val="00B7544C"/>
    <w:rsid w:val="00B75AEE"/>
    <w:rsid w:val="00BB1F63"/>
    <w:rsid w:val="00BC1C7C"/>
    <w:rsid w:val="00BD070B"/>
    <w:rsid w:val="00BD1106"/>
    <w:rsid w:val="00BD4B96"/>
    <w:rsid w:val="00BE0DD2"/>
    <w:rsid w:val="00BE20A9"/>
    <w:rsid w:val="00C00390"/>
    <w:rsid w:val="00C00DAE"/>
    <w:rsid w:val="00C116A8"/>
    <w:rsid w:val="00C125EB"/>
    <w:rsid w:val="00C12639"/>
    <w:rsid w:val="00C14DA9"/>
    <w:rsid w:val="00C40988"/>
    <w:rsid w:val="00C4188F"/>
    <w:rsid w:val="00C42EEE"/>
    <w:rsid w:val="00C47981"/>
    <w:rsid w:val="00C531AC"/>
    <w:rsid w:val="00C5482D"/>
    <w:rsid w:val="00C70F48"/>
    <w:rsid w:val="00C76DEB"/>
    <w:rsid w:val="00C77524"/>
    <w:rsid w:val="00C8291E"/>
    <w:rsid w:val="00CA5C32"/>
    <w:rsid w:val="00CA6281"/>
    <w:rsid w:val="00CB3B0E"/>
    <w:rsid w:val="00CC7691"/>
    <w:rsid w:val="00CC7AFC"/>
    <w:rsid w:val="00CD16B4"/>
    <w:rsid w:val="00CE7217"/>
    <w:rsid w:val="00D15C7C"/>
    <w:rsid w:val="00D37FEA"/>
    <w:rsid w:val="00D429C4"/>
    <w:rsid w:val="00D45B9F"/>
    <w:rsid w:val="00D461A2"/>
    <w:rsid w:val="00D466B8"/>
    <w:rsid w:val="00D567A4"/>
    <w:rsid w:val="00D57EBF"/>
    <w:rsid w:val="00D62C34"/>
    <w:rsid w:val="00D71E76"/>
    <w:rsid w:val="00D8249C"/>
    <w:rsid w:val="00D86D4F"/>
    <w:rsid w:val="00DA65A3"/>
    <w:rsid w:val="00DA7A64"/>
    <w:rsid w:val="00DB2F09"/>
    <w:rsid w:val="00DB6D2D"/>
    <w:rsid w:val="00DD0DA1"/>
    <w:rsid w:val="00DD1715"/>
    <w:rsid w:val="00DE5998"/>
    <w:rsid w:val="00E50325"/>
    <w:rsid w:val="00E509C6"/>
    <w:rsid w:val="00E53916"/>
    <w:rsid w:val="00E771B6"/>
    <w:rsid w:val="00E83321"/>
    <w:rsid w:val="00E85198"/>
    <w:rsid w:val="00E90F82"/>
    <w:rsid w:val="00E92AD5"/>
    <w:rsid w:val="00EB301F"/>
    <w:rsid w:val="00ED5223"/>
    <w:rsid w:val="00F40315"/>
    <w:rsid w:val="00F41DEB"/>
    <w:rsid w:val="00F44C8A"/>
    <w:rsid w:val="00F52396"/>
    <w:rsid w:val="00F56C45"/>
    <w:rsid w:val="00F6127B"/>
    <w:rsid w:val="00F63D73"/>
    <w:rsid w:val="00F87C2A"/>
    <w:rsid w:val="00FA517C"/>
    <w:rsid w:val="00FB2049"/>
    <w:rsid w:val="00FB5FAD"/>
    <w:rsid w:val="00FB72F8"/>
    <w:rsid w:val="00FE0217"/>
    <w:rsid w:val="00FF0EBE"/>
    <w:rsid w:val="01DF3BFB"/>
    <w:rsid w:val="041DC178"/>
    <w:rsid w:val="051A382B"/>
    <w:rsid w:val="05DAB46C"/>
    <w:rsid w:val="086CE9F4"/>
    <w:rsid w:val="0919614A"/>
    <w:rsid w:val="09D52B43"/>
    <w:rsid w:val="0C9F8F1F"/>
    <w:rsid w:val="0D3841F0"/>
    <w:rsid w:val="0D5EE4ED"/>
    <w:rsid w:val="0FEF39EB"/>
    <w:rsid w:val="137E56E1"/>
    <w:rsid w:val="13F86FF3"/>
    <w:rsid w:val="1528D6DA"/>
    <w:rsid w:val="157095EE"/>
    <w:rsid w:val="15F28764"/>
    <w:rsid w:val="160D5F2A"/>
    <w:rsid w:val="17632379"/>
    <w:rsid w:val="17F22549"/>
    <w:rsid w:val="18EE2285"/>
    <w:rsid w:val="1938B443"/>
    <w:rsid w:val="1BEC5555"/>
    <w:rsid w:val="1DA4A6FE"/>
    <w:rsid w:val="1DF444F2"/>
    <w:rsid w:val="1ED2F314"/>
    <w:rsid w:val="1F178FAE"/>
    <w:rsid w:val="20DFC3FD"/>
    <w:rsid w:val="228836E2"/>
    <w:rsid w:val="236B6B39"/>
    <w:rsid w:val="26413374"/>
    <w:rsid w:val="2749CC9A"/>
    <w:rsid w:val="27F54A75"/>
    <w:rsid w:val="284DC2E4"/>
    <w:rsid w:val="291F0FE9"/>
    <w:rsid w:val="2947A797"/>
    <w:rsid w:val="2BF62885"/>
    <w:rsid w:val="2D07ADEB"/>
    <w:rsid w:val="2DBC2BA7"/>
    <w:rsid w:val="30213AB8"/>
    <w:rsid w:val="318190D7"/>
    <w:rsid w:val="34E36401"/>
    <w:rsid w:val="38CBBD55"/>
    <w:rsid w:val="3A9239C9"/>
    <w:rsid w:val="42EA64BB"/>
    <w:rsid w:val="439AAAAD"/>
    <w:rsid w:val="447FC5EC"/>
    <w:rsid w:val="45569DD0"/>
    <w:rsid w:val="46BE9A72"/>
    <w:rsid w:val="47153F83"/>
    <w:rsid w:val="479FC0ED"/>
    <w:rsid w:val="48373D36"/>
    <w:rsid w:val="4AD8B5BB"/>
    <w:rsid w:val="4D59FA19"/>
    <w:rsid w:val="4D5F45DA"/>
    <w:rsid w:val="4DFBA3E1"/>
    <w:rsid w:val="4E81DA13"/>
    <w:rsid w:val="4FACBF57"/>
    <w:rsid w:val="512E8A91"/>
    <w:rsid w:val="54A4F4D5"/>
    <w:rsid w:val="569CD6F9"/>
    <w:rsid w:val="58413202"/>
    <w:rsid w:val="5C032998"/>
    <w:rsid w:val="5CC75DB0"/>
    <w:rsid w:val="5D15B8D5"/>
    <w:rsid w:val="5F2AB442"/>
    <w:rsid w:val="5F75A143"/>
    <w:rsid w:val="60ACA613"/>
    <w:rsid w:val="64BC7CFF"/>
    <w:rsid w:val="64D143AB"/>
    <w:rsid w:val="64F5AFC4"/>
    <w:rsid w:val="65DC503A"/>
    <w:rsid w:val="66CF032A"/>
    <w:rsid w:val="66E5C81F"/>
    <w:rsid w:val="69340925"/>
    <w:rsid w:val="694ECA03"/>
    <w:rsid w:val="69F37712"/>
    <w:rsid w:val="6A503008"/>
    <w:rsid w:val="6B45F936"/>
    <w:rsid w:val="7094636F"/>
    <w:rsid w:val="729F71BA"/>
    <w:rsid w:val="7438797B"/>
    <w:rsid w:val="75CB852E"/>
    <w:rsid w:val="772DE348"/>
    <w:rsid w:val="77826715"/>
    <w:rsid w:val="78013502"/>
    <w:rsid w:val="79D06312"/>
    <w:rsid w:val="7AAEE9DA"/>
    <w:rsid w:val="7BF0CF90"/>
    <w:rsid w:val="7D12339B"/>
    <w:rsid w:val="7D9E1E30"/>
    <w:rsid w:val="7DF80DCC"/>
    <w:rsid w:val="7E61F18F"/>
    <w:rsid w:val="7EF7B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,"/>
  <w14:docId w14:val="7F1BDD49"/>
  <w15:chartTrackingRefBased/>
  <w15:docId w15:val="{BF2E8AD4-DF60-45D5-8893-57D148864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33859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633859"/>
    <w:pPr>
      <w:spacing w:before="360" w:after="360"/>
    </w:pPr>
    <w:rPr>
      <w:rFonts w:cstheme="minorHAnsi"/>
      <w:b/>
      <w:bCs/>
      <w:caps/>
      <w:u w:val="single"/>
    </w:rPr>
  </w:style>
  <w:style w:type="character" w:styleId="Hyperlink">
    <w:name w:val="Hyperlink"/>
    <w:basedOn w:val="DefaultParagraphFont"/>
    <w:uiPriority w:val="99"/>
    <w:unhideWhenUsed/>
    <w:rsid w:val="00633859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633859"/>
    <w:pPr>
      <w:spacing w:after="0"/>
    </w:pPr>
    <w:rPr>
      <w:rFonts w:cstheme="minorHAnsi"/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633859"/>
    <w:pPr>
      <w:spacing w:after="0"/>
    </w:pPr>
    <w:rPr>
      <w:rFonts w:cstheme="minorHAnsi"/>
      <w:smallCap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33859"/>
    <w:pPr>
      <w:spacing w:after="0"/>
    </w:pPr>
    <w:rPr>
      <w:rFonts w:cstheme="minorHAnsi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33859"/>
    <w:pPr>
      <w:spacing w:after="0"/>
    </w:pPr>
    <w:rPr>
      <w:rFonts w:cstheme="minorHAnsi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33859"/>
    <w:pPr>
      <w:spacing w:after="0"/>
    </w:pPr>
    <w:rPr>
      <w:rFonts w:cstheme="minorHAnsi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33859"/>
    <w:pPr>
      <w:spacing w:after="0"/>
    </w:pPr>
    <w:rPr>
      <w:rFonts w:cstheme="minorHAnsi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33859"/>
    <w:pPr>
      <w:spacing w:after="0"/>
    </w:pPr>
    <w:rPr>
      <w:rFonts w:cstheme="minorHAnsi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33859"/>
    <w:pPr>
      <w:spacing w:after="0"/>
    </w:pPr>
    <w:rPr>
      <w:rFonts w:cstheme="minorHAnsi"/>
    </w:rPr>
  </w:style>
  <w:style w:type="paragraph" w:styleId="ListParagraph">
    <w:name w:val="List Paragraph"/>
    <w:basedOn w:val="Normal"/>
    <w:uiPriority w:val="34"/>
    <w:qFormat/>
    <w:rsid w:val="007E4DBB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CA6281"/>
    <w:pPr>
      <w:spacing w:after="0" w:line="240" w:lineRule="auto"/>
    </w:pPr>
    <w:rPr>
      <w:rFonts w:eastAsiaTheme="minorEastAsia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CA6281"/>
    <w:rPr>
      <w:rFonts w:eastAsiaTheme="minorEastAsia"/>
      <w:lang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C125EB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34A4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840FD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7A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AF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dominos.nl/" TargetMode="External"/><Relationship Id="rId18" Type="http://schemas.openxmlformats.org/officeDocument/2006/relationships/image" Target="media/image7.jp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3.jpeg"/><Relationship Id="rId32" Type="http://schemas.openxmlformats.org/officeDocument/2006/relationships/hyperlink" Target="http://www.poscodeafstanden.n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image" Target="media/image12.jpg"/><Relationship Id="rId28" Type="http://schemas.openxmlformats.org/officeDocument/2006/relationships/image" Target="media/image17.png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jp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6F9BAC9-F59C-F446-9E95-5B76C9644E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1958</Words>
  <Characters>10773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2020/2021</vt:lpstr>
    </vt:vector>
  </TitlesOfParts>
  <Company/>
  <LinksUpToDate>false</LinksUpToDate>
  <CharactersWithSpaces>12706</CharactersWithSpaces>
  <SharedDoc>false</SharedDoc>
  <HLinks>
    <vt:vector size="66" baseType="variant">
      <vt:variant>
        <vt:i4>6488122</vt:i4>
      </vt:variant>
      <vt:variant>
        <vt:i4>63</vt:i4>
      </vt:variant>
      <vt:variant>
        <vt:i4>0</vt:i4>
      </vt:variant>
      <vt:variant>
        <vt:i4>5</vt:i4>
      </vt:variant>
      <vt:variant>
        <vt:lpwstr>https://www.dominos.nl/</vt:lpwstr>
      </vt:variant>
      <vt:variant>
        <vt:lpwstr/>
      </vt:variant>
      <vt:variant>
        <vt:i4>1441846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_Toc50031123</vt:lpwstr>
      </vt:variant>
      <vt:variant>
        <vt:i4>1507382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_Toc50031122</vt:lpwstr>
      </vt:variant>
      <vt:variant>
        <vt:i4>1310774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_Toc50031121</vt:lpwstr>
      </vt:variant>
      <vt:variant>
        <vt:i4>1376310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_Toc50031120</vt:lpwstr>
      </vt:variant>
      <vt:variant>
        <vt:i4>1835061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_Toc50031119</vt:lpwstr>
      </vt:variant>
      <vt:variant>
        <vt:i4>1900597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_Toc50031118</vt:lpwstr>
      </vt:variant>
      <vt:variant>
        <vt:i4>1179701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_Toc50031117</vt:lpwstr>
      </vt:variant>
      <vt:variant>
        <vt:i4>1245237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_Toc50031116</vt:lpwstr>
      </vt:variant>
      <vt:variant>
        <vt:i4>1048629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_Toc50031115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_Toc50031114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2020/2021</dc:title>
  <dc:subject>By Lex van Dalen and Slawomir Twardowski</dc:subject>
  <dc:creator>Twardowski,Slawomir S.A.</dc:creator>
  <cp:keywords/>
  <dc:description/>
  <cp:lastModifiedBy>Twardowski,Slawomir S.A.</cp:lastModifiedBy>
  <cp:revision>2</cp:revision>
  <cp:lastPrinted>2020-10-31T19:31:00Z</cp:lastPrinted>
  <dcterms:created xsi:type="dcterms:W3CDTF">2020-10-31T19:34:00Z</dcterms:created>
  <dcterms:modified xsi:type="dcterms:W3CDTF">2020-10-31T19:34:00Z</dcterms:modified>
</cp:coreProperties>
</file>